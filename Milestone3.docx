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225F18" w14:textId="77777777" w:rsidR="006E312F" w:rsidRPr="00A844D8" w:rsidRDefault="006E312F">
      <w:pPr>
        <w:jc w:val="center"/>
        <w:rPr>
          <w:rFonts w:ascii="Helvetica" w:hAnsi="Helvetica"/>
        </w:rPr>
      </w:pPr>
    </w:p>
    <w:p w14:paraId="3CA6DCFB" w14:textId="77777777" w:rsidR="006E312F" w:rsidRPr="00A844D8" w:rsidRDefault="006E312F">
      <w:pPr>
        <w:jc w:val="center"/>
        <w:rPr>
          <w:rFonts w:ascii="Helvetica" w:hAnsi="Helvetica"/>
        </w:rPr>
      </w:pPr>
    </w:p>
    <w:p w14:paraId="68786B0A" w14:textId="77777777" w:rsidR="006E312F" w:rsidRPr="00A844D8" w:rsidRDefault="006E312F">
      <w:pPr>
        <w:jc w:val="center"/>
        <w:rPr>
          <w:rFonts w:ascii="Helvetica" w:hAnsi="Helvetica"/>
        </w:rPr>
      </w:pPr>
    </w:p>
    <w:p w14:paraId="6EAF4103" w14:textId="77777777" w:rsidR="006E312F" w:rsidRPr="00A844D8" w:rsidRDefault="006E312F">
      <w:pPr>
        <w:jc w:val="center"/>
        <w:rPr>
          <w:rFonts w:ascii="Helvetica" w:hAnsi="Helvetica"/>
        </w:rPr>
      </w:pPr>
    </w:p>
    <w:p w14:paraId="545DFCE3" w14:textId="77777777" w:rsidR="006E312F" w:rsidRPr="00A844D8" w:rsidRDefault="006E312F">
      <w:pPr>
        <w:jc w:val="center"/>
        <w:rPr>
          <w:rFonts w:ascii="Helvetica" w:hAnsi="Helvetica"/>
        </w:rPr>
      </w:pPr>
    </w:p>
    <w:p w14:paraId="34BB606A" w14:textId="77777777" w:rsidR="006E312F" w:rsidRPr="00A844D8" w:rsidRDefault="00D51030">
      <w:pPr>
        <w:jc w:val="center"/>
        <w:rPr>
          <w:rFonts w:ascii="Helvetica" w:hAnsi="Helvetica"/>
        </w:rPr>
      </w:pPr>
      <w:r w:rsidRPr="00A844D8">
        <w:rPr>
          <w:rFonts w:ascii="Helvetica" w:hAnsi="Helvetica"/>
          <w:b/>
          <w:sz w:val="52"/>
          <w:szCs w:val="52"/>
        </w:rPr>
        <w:t>COMP 1536</w:t>
      </w:r>
      <w:r w:rsidRPr="00A844D8">
        <w:rPr>
          <w:rFonts w:ascii="Helvetica" w:hAnsi="Helvetica"/>
          <w:sz w:val="52"/>
          <w:szCs w:val="52"/>
        </w:rPr>
        <w:t xml:space="preserve"> </w:t>
      </w:r>
    </w:p>
    <w:p w14:paraId="136E9515" w14:textId="77777777" w:rsidR="006E312F" w:rsidRPr="00A844D8" w:rsidRDefault="00D51030">
      <w:pPr>
        <w:jc w:val="center"/>
        <w:rPr>
          <w:rFonts w:ascii="Helvetica" w:hAnsi="Helvetica"/>
        </w:rPr>
      </w:pPr>
      <w:r w:rsidRPr="00A844D8">
        <w:rPr>
          <w:rFonts w:ascii="Helvetica" w:hAnsi="Helvetica"/>
          <w:b/>
          <w:sz w:val="52"/>
          <w:szCs w:val="52"/>
        </w:rPr>
        <w:t>Intro to Web Development</w:t>
      </w:r>
      <w:r w:rsidRPr="00A844D8">
        <w:rPr>
          <w:rFonts w:ascii="Helvetica" w:hAnsi="Helvetica"/>
          <w:sz w:val="52"/>
          <w:szCs w:val="52"/>
        </w:rPr>
        <w:t xml:space="preserve"> </w:t>
      </w:r>
    </w:p>
    <w:p w14:paraId="145A008D" w14:textId="77777777" w:rsidR="006E312F" w:rsidRPr="00A844D8" w:rsidRDefault="00D51030">
      <w:pPr>
        <w:jc w:val="center"/>
        <w:rPr>
          <w:rFonts w:ascii="Helvetica" w:hAnsi="Helvetica"/>
        </w:rPr>
      </w:pPr>
      <w:r w:rsidRPr="00A844D8">
        <w:rPr>
          <w:rFonts w:ascii="Helvetica" w:hAnsi="Helvetica"/>
        </w:rPr>
        <w:t xml:space="preserve"> </w:t>
      </w:r>
    </w:p>
    <w:p w14:paraId="5BD3E45B" w14:textId="77777777" w:rsidR="006E312F" w:rsidRPr="00A844D8" w:rsidRDefault="00D51030">
      <w:pPr>
        <w:jc w:val="center"/>
        <w:rPr>
          <w:rFonts w:ascii="Helvetica" w:hAnsi="Helvetica"/>
        </w:rPr>
      </w:pPr>
      <w:r w:rsidRPr="00A844D8">
        <w:rPr>
          <w:rFonts w:ascii="Helvetica" w:hAnsi="Helvetica"/>
          <w:sz w:val="36"/>
          <w:szCs w:val="36"/>
        </w:rPr>
        <w:t xml:space="preserve">Team Project </w:t>
      </w:r>
    </w:p>
    <w:p w14:paraId="6AEC6DAB" w14:textId="77777777" w:rsidR="006E312F" w:rsidRPr="00A844D8" w:rsidRDefault="00D51030">
      <w:pPr>
        <w:jc w:val="center"/>
        <w:rPr>
          <w:rFonts w:ascii="Helvetica" w:hAnsi="Helvetica"/>
        </w:rPr>
      </w:pPr>
      <w:r w:rsidRPr="00A844D8">
        <w:rPr>
          <w:rFonts w:ascii="Helvetica" w:hAnsi="Helvetica"/>
          <w:sz w:val="28"/>
          <w:szCs w:val="28"/>
        </w:rPr>
        <w:t xml:space="preserve">Milestone 3: </w:t>
      </w:r>
    </w:p>
    <w:p w14:paraId="0B382792" w14:textId="77777777" w:rsidR="006E312F" w:rsidRPr="00A844D8" w:rsidRDefault="00D51030">
      <w:pPr>
        <w:jc w:val="center"/>
        <w:rPr>
          <w:rFonts w:ascii="Helvetica" w:hAnsi="Helvetica"/>
        </w:rPr>
      </w:pPr>
      <w:r w:rsidRPr="00A844D8">
        <w:rPr>
          <w:rFonts w:ascii="Helvetica" w:hAnsi="Helvetica"/>
          <w:b/>
          <w:sz w:val="36"/>
          <w:szCs w:val="36"/>
        </w:rPr>
        <w:t>Skeleton Site with Layout, Tables and Forms</w:t>
      </w:r>
      <w:r w:rsidRPr="00A844D8">
        <w:rPr>
          <w:rFonts w:ascii="Helvetica" w:hAnsi="Helvetica"/>
          <w:sz w:val="36"/>
          <w:szCs w:val="36"/>
        </w:rPr>
        <w:t xml:space="preserve">  </w:t>
      </w:r>
      <w:r w:rsidRPr="00A844D8">
        <w:rPr>
          <w:rFonts w:ascii="Helvetica" w:hAnsi="Helvetica"/>
        </w:rPr>
        <w:t xml:space="preserve"> </w:t>
      </w:r>
    </w:p>
    <w:p w14:paraId="0452B5A1" w14:textId="77777777" w:rsidR="006E312F" w:rsidRPr="00A844D8" w:rsidRDefault="006E312F">
      <w:pPr>
        <w:jc w:val="center"/>
        <w:rPr>
          <w:rFonts w:ascii="Helvetica" w:hAnsi="Helvetica"/>
        </w:rPr>
      </w:pPr>
    </w:p>
    <w:p w14:paraId="740E8DB1" w14:textId="77777777" w:rsidR="006E312F" w:rsidRPr="00A844D8" w:rsidRDefault="006E312F">
      <w:pPr>
        <w:jc w:val="center"/>
        <w:rPr>
          <w:rFonts w:ascii="Helvetica" w:hAnsi="Helvetica"/>
        </w:rPr>
      </w:pPr>
    </w:p>
    <w:p w14:paraId="6D5EC5F2" w14:textId="77777777" w:rsidR="006E312F" w:rsidRPr="00A844D8" w:rsidRDefault="006E312F">
      <w:pPr>
        <w:jc w:val="center"/>
        <w:rPr>
          <w:rFonts w:ascii="Helvetica" w:hAnsi="Helvetica"/>
        </w:rPr>
      </w:pPr>
    </w:p>
    <w:p w14:paraId="67DCBE7C" w14:textId="77777777" w:rsidR="006E312F" w:rsidRPr="00A844D8" w:rsidRDefault="00D51030">
      <w:pPr>
        <w:rPr>
          <w:rFonts w:ascii="Helvetica" w:hAnsi="Helvetica"/>
        </w:rPr>
      </w:pPr>
      <w:r w:rsidRPr="00A844D8">
        <w:rPr>
          <w:rFonts w:ascii="Helvetica" w:hAnsi="Helvetica"/>
          <w:sz w:val="28"/>
          <w:szCs w:val="28"/>
        </w:rPr>
        <w:t xml:space="preserve">                                   Instructor:        Benjamin Yu </w:t>
      </w:r>
    </w:p>
    <w:p w14:paraId="1A8498B4" w14:textId="77777777" w:rsidR="006E312F" w:rsidRPr="00A844D8" w:rsidRDefault="006E312F">
      <w:pPr>
        <w:jc w:val="center"/>
        <w:rPr>
          <w:rFonts w:ascii="Helvetica" w:hAnsi="Helvetica"/>
        </w:rPr>
      </w:pPr>
    </w:p>
    <w:p w14:paraId="6BE2FC51" w14:textId="77777777" w:rsidR="006E312F" w:rsidRPr="00A844D8" w:rsidRDefault="00D51030">
      <w:pPr>
        <w:jc w:val="center"/>
        <w:rPr>
          <w:rFonts w:ascii="Helvetica" w:hAnsi="Helvetica"/>
        </w:rPr>
      </w:pPr>
      <w:r w:rsidRPr="00A844D8">
        <w:rPr>
          <w:rFonts w:ascii="Helvetica" w:hAnsi="Helvetica"/>
          <w:sz w:val="28"/>
          <w:szCs w:val="28"/>
        </w:rPr>
        <w:t xml:space="preserve">Students:         Alex Hosseini </w:t>
      </w:r>
    </w:p>
    <w:p w14:paraId="7DF6A1D6" w14:textId="77777777" w:rsidR="006E312F" w:rsidRPr="00A844D8" w:rsidRDefault="00D51030">
      <w:pPr>
        <w:ind w:left="720" w:firstLine="720"/>
        <w:jc w:val="center"/>
        <w:rPr>
          <w:rFonts w:ascii="Helvetica" w:hAnsi="Helvetica"/>
        </w:rPr>
      </w:pPr>
      <w:r w:rsidRPr="00A844D8">
        <w:rPr>
          <w:rFonts w:ascii="Helvetica" w:hAnsi="Helvetica"/>
          <w:sz w:val="28"/>
          <w:szCs w:val="28"/>
        </w:rPr>
        <w:t xml:space="preserve">Hao Guan </w:t>
      </w:r>
    </w:p>
    <w:p w14:paraId="79AB9D07" w14:textId="77777777" w:rsidR="006E312F" w:rsidRPr="00A844D8" w:rsidRDefault="00D51030">
      <w:pPr>
        <w:ind w:left="720" w:firstLine="720"/>
        <w:jc w:val="center"/>
        <w:rPr>
          <w:rFonts w:ascii="Helvetica" w:hAnsi="Helvetica"/>
        </w:rPr>
      </w:pPr>
      <w:r w:rsidRPr="00A844D8">
        <w:rPr>
          <w:rFonts w:ascii="Helvetica" w:hAnsi="Helvetica"/>
          <w:sz w:val="28"/>
          <w:szCs w:val="28"/>
        </w:rPr>
        <w:t xml:space="preserve">Hao Tang </w:t>
      </w:r>
    </w:p>
    <w:p w14:paraId="47B41359" w14:textId="77777777" w:rsidR="006E312F" w:rsidRPr="00A844D8" w:rsidRDefault="00D51030">
      <w:pPr>
        <w:ind w:left="1440" w:firstLine="720"/>
        <w:rPr>
          <w:rFonts w:ascii="Helvetica" w:hAnsi="Helvetica"/>
        </w:rPr>
      </w:pPr>
      <w:r w:rsidRPr="00A844D8">
        <w:rPr>
          <w:rFonts w:ascii="Helvetica" w:hAnsi="Helvetica"/>
          <w:sz w:val="28"/>
          <w:szCs w:val="28"/>
        </w:rPr>
        <w:t xml:space="preserve">                               Greg </w:t>
      </w:r>
      <w:proofErr w:type="spellStart"/>
      <w:r w:rsidRPr="00A844D8">
        <w:rPr>
          <w:rFonts w:ascii="Helvetica" w:hAnsi="Helvetica"/>
          <w:sz w:val="28"/>
          <w:szCs w:val="28"/>
        </w:rPr>
        <w:t>Torney</w:t>
      </w:r>
      <w:proofErr w:type="spellEnd"/>
      <w:r w:rsidRPr="00A844D8">
        <w:rPr>
          <w:rFonts w:ascii="Helvetica" w:hAnsi="Helvetica"/>
          <w:sz w:val="28"/>
          <w:szCs w:val="28"/>
        </w:rPr>
        <w:t xml:space="preserve"> </w:t>
      </w:r>
    </w:p>
    <w:p w14:paraId="62571645" w14:textId="77777777" w:rsidR="006E312F" w:rsidRPr="00A844D8" w:rsidRDefault="00D51030">
      <w:pPr>
        <w:ind w:left="1440" w:firstLine="720"/>
        <w:rPr>
          <w:rFonts w:ascii="Helvetica" w:hAnsi="Helvetica"/>
        </w:rPr>
      </w:pPr>
      <w:r w:rsidRPr="00A844D8">
        <w:rPr>
          <w:rFonts w:ascii="Helvetica" w:hAnsi="Helvetica"/>
          <w:sz w:val="28"/>
          <w:szCs w:val="28"/>
        </w:rPr>
        <w:t xml:space="preserve">                               </w:t>
      </w:r>
      <w:proofErr w:type="spellStart"/>
      <w:r w:rsidRPr="00A844D8">
        <w:rPr>
          <w:rFonts w:ascii="Helvetica" w:hAnsi="Helvetica"/>
          <w:sz w:val="28"/>
          <w:szCs w:val="28"/>
        </w:rPr>
        <w:t>Xiaoan</w:t>
      </w:r>
      <w:proofErr w:type="spellEnd"/>
      <w:r w:rsidRPr="00A844D8">
        <w:rPr>
          <w:rFonts w:ascii="Helvetica" w:hAnsi="Helvetica"/>
          <w:sz w:val="28"/>
          <w:szCs w:val="28"/>
        </w:rPr>
        <w:t xml:space="preserve"> Yang</w:t>
      </w:r>
    </w:p>
    <w:p w14:paraId="41FE4635" w14:textId="77777777" w:rsidR="006E312F" w:rsidRPr="00A844D8" w:rsidRDefault="006E312F">
      <w:pPr>
        <w:rPr>
          <w:rFonts w:ascii="Helvetica" w:hAnsi="Helvetica"/>
        </w:rPr>
      </w:pPr>
    </w:p>
    <w:p w14:paraId="52D843BB" w14:textId="77777777" w:rsidR="006E312F" w:rsidRPr="00A844D8" w:rsidRDefault="00D51030">
      <w:pPr>
        <w:rPr>
          <w:rFonts w:ascii="Helvetica" w:hAnsi="Helvetica"/>
        </w:rPr>
      </w:pPr>
      <w:r w:rsidRPr="00A844D8">
        <w:rPr>
          <w:rFonts w:ascii="Helvetica" w:hAnsi="Helvetica"/>
        </w:rPr>
        <w:t xml:space="preserve"> </w:t>
      </w:r>
    </w:p>
    <w:p w14:paraId="4DAB4D07" w14:textId="77777777" w:rsidR="006E312F" w:rsidRPr="00A844D8" w:rsidRDefault="006E312F">
      <w:pPr>
        <w:rPr>
          <w:rFonts w:ascii="Helvetica" w:hAnsi="Helvetica"/>
        </w:rPr>
      </w:pPr>
    </w:p>
    <w:p w14:paraId="3FB6D531" w14:textId="77777777" w:rsidR="006E312F" w:rsidRPr="00A844D8" w:rsidRDefault="006E312F">
      <w:pPr>
        <w:rPr>
          <w:rFonts w:ascii="Helvetica" w:hAnsi="Helvetica"/>
        </w:rPr>
      </w:pPr>
    </w:p>
    <w:p w14:paraId="641D95DC" w14:textId="77777777" w:rsidR="006E312F" w:rsidRPr="00A844D8" w:rsidRDefault="00D51030">
      <w:pPr>
        <w:rPr>
          <w:rFonts w:ascii="Helvetica" w:hAnsi="Helvetica"/>
        </w:rPr>
      </w:pPr>
      <w:r w:rsidRPr="00A844D8">
        <w:rPr>
          <w:rFonts w:ascii="Helvetica" w:hAnsi="Helvetica"/>
        </w:rPr>
        <w:t xml:space="preserve"> </w:t>
      </w:r>
    </w:p>
    <w:p w14:paraId="5E0B09B0" w14:textId="77777777" w:rsidR="006E312F" w:rsidRPr="00A844D8" w:rsidRDefault="006E312F">
      <w:pPr>
        <w:rPr>
          <w:rFonts w:ascii="Helvetica" w:hAnsi="Helvetica"/>
        </w:rPr>
      </w:pPr>
    </w:p>
    <w:p w14:paraId="687F8CF0" w14:textId="77777777" w:rsidR="006E312F" w:rsidRPr="00A844D8" w:rsidRDefault="006E312F">
      <w:pPr>
        <w:rPr>
          <w:rFonts w:ascii="Helvetica" w:hAnsi="Helvetica"/>
        </w:rPr>
      </w:pPr>
    </w:p>
    <w:p w14:paraId="004EB187" w14:textId="77777777" w:rsidR="006E312F" w:rsidRPr="00A844D8" w:rsidRDefault="006E312F">
      <w:pPr>
        <w:rPr>
          <w:rFonts w:ascii="Helvetica" w:hAnsi="Helvetica"/>
        </w:rPr>
      </w:pPr>
    </w:p>
    <w:p w14:paraId="65FD2F74" w14:textId="77777777" w:rsidR="006E312F" w:rsidRPr="00A844D8" w:rsidRDefault="006E312F">
      <w:pPr>
        <w:rPr>
          <w:rFonts w:ascii="Helvetica" w:hAnsi="Helvetica"/>
        </w:rPr>
      </w:pPr>
    </w:p>
    <w:p w14:paraId="3D1263D0" w14:textId="77777777" w:rsidR="006E312F" w:rsidRPr="00A844D8" w:rsidRDefault="006E312F">
      <w:pPr>
        <w:rPr>
          <w:rFonts w:ascii="Helvetica" w:hAnsi="Helvetica"/>
        </w:rPr>
      </w:pPr>
    </w:p>
    <w:p w14:paraId="058BEF4B" w14:textId="77777777" w:rsidR="006E312F" w:rsidRPr="00A844D8" w:rsidRDefault="006E312F">
      <w:pPr>
        <w:rPr>
          <w:rFonts w:ascii="Helvetica" w:hAnsi="Helvetica"/>
        </w:rPr>
      </w:pPr>
    </w:p>
    <w:p w14:paraId="6467C3B8" w14:textId="77777777" w:rsidR="006E312F" w:rsidRPr="00A844D8" w:rsidRDefault="006E312F">
      <w:pPr>
        <w:rPr>
          <w:rFonts w:ascii="Helvetica" w:hAnsi="Helvetica"/>
        </w:rPr>
      </w:pPr>
    </w:p>
    <w:p w14:paraId="7BCC61E0" w14:textId="77777777" w:rsidR="006E312F" w:rsidRPr="00A844D8" w:rsidRDefault="006E312F">
      <w:pPr>
        <w:rPr>
          <w:rFonts w:ascii="Helvetica" w:hAnsi="Helvetica"/>
        </w:rPr>
      </w:pPr>
    </w:p>
    <w:p w14:paraId="6AD3CE20" w14:textId="77777777" w:rsidR="006E312F" w:rsidRPr="00A844D8" w:rsidRDefault="006E312F">
      <w:pPr>
        <w:rPr>
          <w:rFonts w:ascii="Helvetica" w:hAnsi="Helvetica"/>
        </w:rPr>
      </w:pPr>
    </w:p>
    <w:p w14:paraId="5A979649" w14:textId="77777777" w:rsidR="006E312F" w:rsidRPr="00A844D8" w:rsidRDefault="006E312F">
      <w:pPr>
        <w:rPr>
          <w:rFonts w:ascii="Helvetica" w:hAnsi="Helvetica"/>
        </w:rPr>
      </w:pPr>
    </w:p>
    <w:p w14:paraId="046D67AF" w14:textId="77777777" w:rsidR="006E312F" w:rsidRPr="00A844D8" w:rsidRDefault="006E312F">
      <w:pPr>
        <w:rPr>
          <w:rFonts w:ascii="Helvetica" w:hAnsi="Helvetica"/>
        </w:rPr>
      </w:pPr>
    </w:p>
    <w:p w14:paraId="742F4D08" w14:textId="77777777" w:rsidR="006E312F" w:rsidRPr="00A844D8" w:rsidRDefault="006E312F">
      <w:pPr>
        <w:rPr>
          <w:rFonts w:ascii="Helvetica" w:hAnsi="Helvetica"/>
        </w:rPr>
      </w:pPr>
    </w:p>
    <w:p w14:paraId="55AB2F68" w14:textId="77777777" w:rsidR="006E312F" w:rsidRPr="00A844D8" w:rsidRDefault="006E312F">
      <w:pPr>
        <w:rPr>
          <w:rFonts w:ascii="Helvetica" w:hAnsi="Helvetica"/>
        </w:rPr>
      </w:pPr>
    </w:p>
    <w:p w14:paraId="23467A3B" w14:textId="77777777" w:rsidR="006E312F" w:rsidRPr="00A844D8" w:rsidRDefault="006E312F">
      <w:pPr>
        <w:rPr>
          <w:rFonts w:ascii="Helvetica" w:hAnsi="Helvetica"/>
        </w:rPr>
      </w:pPr>
    </w:p>
    <w:p w14:paraId="61CBEDEB" w14:textId="1D047FD3" w:rsidR="00410408" w:rsidRDefault="00410408" w:rsidP="00410408">
      <w:pPr>
        <w:tabs>
          <w:tab w:val="left" w:pos="2116"/>
        </w:tabs>
        <w:rPr>
          <w:rFonts w:ascii="Helvetica" w:hAnsi="Helvetica"/>
        </w:rPr>
      </w:pPr>
      <w:r>
        <w:rPr>
          <w:rFonts w:ascii="Helvetica" w:hAnsi="Helvetica"/>
        </w:rPr>
        <w:tab/>
      </w:r>
    </w:p>
    <w:p w14:paraId="2EB7DF03" w14:textId="77777777" w:rsidR="00821796" w:rsidRDefault="00410408" w:rsidP="00410408">
      <w:pPr>
        <w:pStyle w:val="Heading7"/>
      </w:pPr>
      <w:r>
        <w:br w:type="page"/>
      </w:r>
    </w:p>
    <w:p w14:paraId="48FD280C" w14:textId="2FE51FA0" w:rsidR="006E312F" w:rsidRDefault="00821796" w:rsidP="00410408">
      <w:pPr>
        <w:rPr>
          <w:rFonts w:ascii="Helvetica" w:hAnsi="Helvetica"/>
          <w:sz w:val="40"/>
          <w:szCs w:val="40"/>
          <w:u w:val="single"/>
        </w:rPr>
      </w:pPr>
      <w:r w:rsidRPr="00733F54">
        <w:rPr>
          <w:rFonts w:ascii="Helvetica" w:hAnsi="Helvetica"/>
          <w:sz w:val="40"/>
          <w:szCs w:val="40"/>
          <w:u w:val="single"/>
        </w:rPr>
        <w:lastRenderedPageBreak/>
        <w:t>Table of Contents</w:t>
      </w:r>
    </w:p>
    <w:p w14:paraId="03FB1ACA" w14:textId="77777777" w:rsidR="00733F54" w:rsidRPr="00733F54" w:rsidRDefault="00733F54" w:rsidP="00410408">
      <w:pPr>
        <w:rPr>
          <w:rFonts w:ascii="Helvetica" w:hAnsi="Helvetica"/>
          <w:sz w:val="40"/>
          <w:szCs w:val="40"/>
          <w:u w:val="single"/>
        </w:rPr>
      </w:pPr>
    </w:p>
    <w:p w14:paraId="0C83FB93" w14:textId="2E62ED0C" w:rsidR="00821796" w:rsidRPr="00733F54" w:rsidRDefault="00821796" w:rsidP="00410408">
      <w:pPr>
        <w:rPr>
          <w:rFonts w:ascii="Helvetica" w:hAnsi="Helvetica"/>
          <w:b/>
          <w:sz w:val="28"/>
          <w:szCs w:val="28"/>
        </w:rPr>
      </w:pPr>
      <w:r w:rsidRPr="00733F54">
        <w:rPr>
          <w:rFonts w:ascii="Helvetica" w:hAnsi="Helvetica"/>
          <w:sz w:val="28"/>
          <w:szCs w:val="28"/>
        </w:rPr>
        <w:tab/>
      </w:r>
      <w:r w:rsidRPr="00733F54">
        <w:rPr>
          <w:rFonts w:ascii="Helvetica" w:hAnsi="Helvetica"/>
          <w:b/>
          <w:sz w:val="28"/>
          <w:szCs w:val="28"/>
        </w:rPr>
        <w:t>1. Technical Design</w:t>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sidRPr="00934FE5">
        <w:rPr>
          <w:rFonts w:ascii="Helvetica" w:hAnsi="Helvetica"/>
          <w:sz w:val="24"/>
          <w:szCs w:val="24"/>
        </w:rPr>
        <w:t>2</w:t>
      </w:r>
    </w:p>
    <w:p w14:paraId="05A8EBA3" w14:textId="44ECDDF0" w:rsidR="00821796" w:rsidRPr="00733F54" w:rsidRDefault="00821796" w:rsidP="00410408">
      <w:pPr>
        <w:rPr>
          <w:rFonts w:ascii="Helvetica" w:hAnsi="Helvetica"/>
          <w:sz w:val="24"/>
          <w:szCs w:val="24"/>
        </w:rPr>
      </w:pPr>
      <w:r w:rsidRPr="00733F54">
        <w:rPr>
          <w:rFonts w:ascii="Helvetica" w:hAnsi="Helvetica"/>
          <w:sz w:val="28"/>
          <w:szCs w:val="28"/>
        </w:rPr>
        <w:tab/>
      </w:r>
      <w:r w:rsidRPr="00733F54">
        <w:rPr>
          <w:rFonts w:ascii="Helvetica" w:hAnsi="Helvetica"/>
          <w:sz w:val="28"/>
          <w:szCs w:val="28"/>
        </w:rPr>
        <w:tab/>
      </w:r>
      <w:r w:rsidRPr="00733F54">
        <w:rPr>
          <w:rFonts w:ascii="Helvetica" w:hAnsi="Helvetica"/>
          <w:sz w:val="24"/>
          <w:szCs w:val="24"/>
        </w:rPr>
        <w:t>1.1 Project Directory</w:t>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t>2</w:t>
      </w:r>
    </w:p>
    <w:p w14:paraId="639B8A18" w14:textId="67056FAA" w:rsidR="00821796" w:rsidRPr="00733F54" w:rsidRDefault="00821796" w:rsidP="00410408">
      <w:pPr>
        <w:rPr>
          <w:rFonts w:ascii="Helvetica" w:hAnsi="Helvetica"/>
          <w:sz w:val="24"/>
          <w:szCs w:val="24"/>
        </w:rPr>
      </w:pPr>
      <w:r w:rsidRPr="00733F54">
        <w:rPr>
          <w:rFonts w:ascii="Helvetica" w:hAnsi="Helvetica"/>
          <w:sz w:val="24"/>
          <w:szCs w:val="24"/>
        </w:rPr>
        <w:tab/>
      </w:r>
      <w:r w:rsidRPr="00733F54">
        <w:rPr>
          <w:rFonts w:ascii="Helvetica" w:hAnsi="Helvetica"/>
          <w:sz w:val="24"/>
          <w:szCs w:val="24"/>
        </w:rPr>
        <w:tab/>
        <w:t>1.2 Filenames</w:t>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t>2</w:t>
      </w:r>
    </w:p>
    <w:p w14:paraId="5E1B2D32" w14:textId="246D41EB" w:rsidR="00821796" w:rsidRPr="00733F54" w:rsidRDefault="00821796" w:rsidP="00410408">
      <w:pPr>
        <w:rPr>
          <w:rFonts w:ascii="Helvetica" w:hAnsi="Helvetica"/>
          <w:sz w:val="24"/>
          <w:szCs w:val="24"/>
        </w:rPr>
      </w:pPr>
      <w:r w:rsidRPr="00733F54">
        <w:rPr>
          <w:rFonts w:ascii="Helvetica" w:hAnsi="Helvetica"/>
          <w:sz w:val="24"/>
          <w:szCs w:val="24"/>
        </w:rPr>
        <w:tab/>
      </w:r>
      <w:r w:rsidRPr="00733F54">
        <w:rPr>
          <w:rFonts w:ascii="Helvetica" w:hAnsi="Helvetica"/>
          <w:sz w:val="24"/>
          <w:szCs w:val="24"/>
        </w:rPr>
        <w:tab/>
        <w:t>1.3 Styling</w:t>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t>2</w:t>
      </w:r>
    </w:p>
    <w:p w14:paraId="4DFED039" w14:textId="7035DDBD" w:rsidR="00821796" w:rsidRPr="00733F54" w:rsidRDefault="00821796" w:rsidP="00410408">
      <w:pPr>
        <w:rPr>
          <w:rFonts w:ascii="Helvetica" w:hAnsi="Helvetica"/>
          <w:b/>
          <w:sz w:val="28"/>
          <w:szCs w:val="28"/>
        </w:rPr>
      </w:pPr>
      <w:r w:rsidRPr="00733F54">
        <w:rPr>
          <w:rFonts w:ascii="Helvetica" w:hAnsi="Helvetica"/>
          <w:sz w:val="28"/>
          <w:szCs w:val="28"/>
        </w:rPr>
        <w:tab/>
      </w:r>
      <w:r w:rsidRPr="00733F54">
        <w:rPr>
          <w:rFonts w:ascii="Helvetica" w:hAnsi="Helvetica"/>
          <w:b/>
          <w:sz w:val="28"/>
          <w:szCs w:val="28"/>
        </w:rPr>
        <w:t xml:space="preserve">2. </w:t>
      </w:r>
      <w:r w:rsidR="006C4625" w:rsidRPr="00733F54">
        <w:rPr>
          <w:rFonts w:ascii="Helvetica" w:hAnsi="Helvetica"/>
          <w:b/>
          <w:sz w:val="28"/>
          <w:szCs w:val="28"/>
        </w:rPr>
        <w:t>Styles</w:t>
      </w:r>
      <w:r w:rsidRPr="00733F54">
        <w:rPr>
          <w:rFonts w:ascii="Helvetica" w:hAnsi="Helvetica"/>
          <w:b/>
          <w:sz w:val="28"/>
          <w:szCs w:val="28"/>
        </w:rPr>
        <w:t>heet</w:t>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sidRPr="00934FE5">
        <w:rPr>
          <w:rFonts w:ascii="Helvetica" w:hAnsi="Helvetica"/>
          <w:sz w:val="24"/>
          <w:szCs w:val="24"/>
        </w:rPr>
        <w:t>2</w:t>
      </w:r>
    </w:p>
    <w:p w14:paraId="586C6C31" w14:textId="39A573E5" w:rsidR="003D6C43" w:rsidRPr="00733F54" w:rsidRDefault="003D6C43" w:rsidP="00410408">
      <w:pPr>
        <w:rPr>
          <w:rFonts w:ascii="Helvetica" w:hAnsi="Helvetica"/>
          <w:b/>
          <w:sz w:val="28"/>
          <w:szCs w:val="28"/>
        </w:rPr>
      </w:pPr>
      <w:r w:rsidRPr="00733F54">
        <w:rPr>
          <w:rFonts w:ascii="Helvetica" w:hAnsi="Helvetica"/>
          <w:b/>
          <w:sz w:val="28"/>
          <w:szCs w:val="28"/>
        </w:rPr>
        <w:tab/>
        <w:t>3. Prototypes</w:t>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sidRPr="00934FE5">
        <w:rPr>
          <w:rFonts w:ascii="Helvetica" w:hAnsi="Helvetica"/>
          <w:sz w:val="24"/>
          <w:szCs w:val="24"/>
        </w:rPr>
        <w:t>3</w:t>
      </w:r>
    </w:p>
    <w:p w14:paraId="0B0100C3" w14:textId="24624EA6" w:rsidR="003D6C43" w:rsidRPr="00733F54" w:rsidRDefault="003D6C43" w:rsidP="00410408">
      <w:pPr>
        <w:rPr>
          <w:rFonts w:ascii="Helvetica" w:hAnsi="Helvetica"/>
          <w:b/>
          <w:sz w:val="28"/>
          <w:szCs w:val="28"/>
        </w:rPr>
      </w:pPr>
      <w:r w:rsidRPr="00733F54">
        <w:rPr>
          <w:rFonts w:ascii="Helvetica" w:hAnsi="Helvetica"/>
          <w:b/>
          <w:sz w:val="28"/>
          <w:szCs w:val="28"/>
        </w:rPr>
        <w:tab/>
        <w:t>4. Remaining Pages</w:t>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sidRPr="00934FE5">
        <w:rPr>
          <w:rFonts w:ascii="Helvetica" w:hAnsi="Helvetica"/>
          <w:sz w:val="24"/>
          <w:szCs w:val="24"/>
        </w:rPr>
        <w:t>3</w:t>
      </w:r>
    </w:p>
    <w:p w14:paraId="0C9A0A53" w14:textId="3D001841" w:rsidR="003D6C43" w:rsidRPr="00733F54" w:rsidRDefault="003D6C43" w:rsidP="00410408">
      <w:pPr>
        <w:rPr>
          <w:rFonts w:ascii="Helvetica" w:hAnsi="Helvetica"/>
          <w:b/>
          <w:sz w:val="28"/>
          <w:szCs w:val="28"/>
        </w:rPr>
      </w:pPr>
      <w:r w:rsidRPr="00733F54">
        <w:rPr>
          <w:rFonts w:ascii="Helvetica" w:hAnsi="Helvetica"/>
          <w:b/>
          <w:sz w:val="28"/>
          <w:szCs w:val="28"/>
        </w:rPr>
        <w:tab/>
        <w:t xml:space="preserve">5. Testing </w:t>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sidRPr="00934FE5">
        <w:rPr>
          <w:rFonts w:ascii="Helvetica" w:hAnsi="Helvetica"/>
          <w:sz w:val="24"/>
          <w:szCs w:val="24"/>
        </w:rPr>
        <w:t>3</w:t>
      </w:r>
    </w:p>
    <w:p w14:paraId="7A653271" w14:textId="2BB47E22" w:rsidR="005272D1" w:rsidRPr="00733F54" w:rsidRDefault="005272D1" w:rsidP="00410408">
      <w:pPr>
        <w:rPr>
          <w:rFonts w:ascii="Helvetica" w:hAnsi="Helvetica"/>
          <w:sz w:val="24"/>
          <w:szCs w:val="24"/>
        </w:rPr>
      </w:pPr>
      <w:r w:rsidRPr="00733F54">
        <w:rPr>
          <w:rFonts w:ascii="Helvetica" w:hAnsi="Helvetica"/>
          <w:sz w:val="28"/>
          <w:szCs w:val="28"/>
        </w:rPr>
        <w:tab/>
      </w:r>
      <w:r w:rsidRPr="00733F54">
        <w:rPr>
          <w:rFonts w:ascii="Helvetica" w:hAnsi="Helvetica"/>
          <w:sz w:val="28"/>
          <w:szCs w:val="28"/>
        </w:rPr>
        <w:tab/>
      </w:r>
      <w:r w:rsidRPr="00733F54">
        <w:rPr>
          <w:rFonts w:ascii="Helvetica" w:hAnsi="Helvetica"/>
          <w:sz w:val="24"/>
          <w:szCs w:val="24"/>
        </w:rPr>
        <w:t>5.1 A/B Testing</w:t>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t>3</w:t>
      </w:r>
    </w:p>
    <w:p w14:paraId="0E20C9FF" w14:textId="0B0D4E20" w:rsidR="005272D1" w:rsidRPr="00733F54" w:rsidRDefault="005272D1" w:rsidP="00410408">
      <w:pPr>
        <w:rPr>
          <w:rFonts w:ascii="Helvetica" w:hAnsi="Helvetica"/>
          <w:sz w:val="24"/>
          <w:szCs w:val="24"/>
        </w:rPr>
      </w:pPr>
      <w:r w:rsidRPr="00733F54">
        <w:rPr>
          <w:rFonts w:ascii="Helvetica" w:hAnsi="Helvetica"/>
          <w:sz w:val="24"/>
          <w:szCs w:val="24"/>
        </w:rPr>
        <w:tab/>
      </w:r>
      <w:r w:rsidRPr="00733F54">
        <w:rPr>
          <w:rFonts w:ascii="Helvetica" w:hAnsi="Helvetica"/>
          <w:sz w:val="24"/>
          <w:szCs w:val="24"/>
        </w:rPr>
        <w:tab/>
        <w:t>5.2 Browser Testing</w:t>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t>4</w:t>
      </w:r>
    </w:p>
    <w:p w14:paraId="4ECA1BF1" w14:textId="695975B6" w:rsidR="00733F54" w:rsidRPr="00733F54" w:rsidRDefault="00733F54" w:rsidP="00410408">
      <w:pPr>
        <w:rPr>
          <w:rFonts w:ascii="Helvetica" w:hAnsi="Helvetica"/>
          <w:b/>
          <w:sz w:val="28"/>
          <w:szCs w:val="28"/>
        </w:rPr>
      </w:pPr>
      <w:r w:rsidRPr="00733F54">
        <w:rPr>
          <w:rFonts w:ascii="Helvetica" w:hAnsi="Helvetica"/>
          <w:sz w:val="28"/>
          <w:szCs w:val="28"/>
        </w:rPr>
        <w:tab/>
      </w:r>
      <w:r w:rsidRPr="00733F54">
        <w:rPr>
          <w:rFonts w:ascii="Helvetica" w:hAnsi="Helvetica"/>
          <w:b/>
          <w:sz w:val="28"/>
          <w:szCs w:val="28"/>
        </w:rPr>
        <w:t>6. Summary</w:t>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Pr>
          <w:rFonts w:ascii="Helvetica" w:hAnsi="Helvetica"/>
          <w:b/>
          <w:sz w:val="28"/>
          <w:szCs w:val="28"/>
        </w:rPr>
        <w:tab/>
      </w:r>
      <w:r w:rsidR="00934FE5" w:rsidRPr="00934FE5">
        <w:rPr>
          <w:rFonts w:ascii="Helvetica" w:hAnsi="Helvetica"/>
          <w:sz w:val="24"/>
          <w:szCs w:val="24"/>
        </w:rPr>
        <w:t>4</w:t>
      </w:r>
    </w:p>
    <w:p w14:paraId="0B8E0070" w14:textId="1F785CD4" w:rsidR="00733F54" w:rsidRPr="00C302FF" w:rsidRDefault="00733F54" w:rsidP="00410408">
      <w:pPr>
        <w:rPr>
          <w:rFonts w:ascii="Helvetica" w:hAnsi="Helvetica"/>
          <w:sz w:val="24"/>
          <w:szCs w:val="24"/>
        </w:rPr>
      </w:pPr>
      <w:r w:rsidRPr="00733F54">
        <w:rPr>
          <w:rFonts w:ascii="Helvetica" w:hAnsi="Helvetica"/>
          <w:sz w:val="28"/>
          <w:szCs w:val="28"/>
        </w:rPr>
        <w:tab/>
      </w:r>
      <w:r w:rsidRPr="00733F54">
        <w:rPr>
          <w:rFonts w:ascii="Helvetica" w:hAnsi="Helvetica"/>
          <w:sz w:val="28"/>
          <w:szCs w:val="28"/>
        </w:rPr>
        <w:tab/>
      </w:r>
      <w:r w:rsidRPr="00C302FF">
        <w:rPr>
          <w:rFonts w:ascii="Helvetica" w:hAnsi="Helvetica"/>
          <w:sz w:val="24"/>
          <w:szCs w:val="24"/>
        </w:rPr>
        <w:t>6.1 URL</w:t>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t>4</w:t>
      </w:r>
    </w:p>
    <w:p w14:paraId="5BA47D7D" w14:textId="74243146" w:rsidR="00733F54" w:rsidRPr="00C302FF" w:rsidRDefault="00733F54" w:rsidP="00410408">
      <w:pPr>
        <w:rPr>
          <w:rFonts w:ascii="Helvetica" w:hAnsi="Helvetica"/>
          <w:sz w:val="24"/>
          <w:szCs w:val="24"/>
        </w:rPr>
      </w:pPr>
      <w:r w:rsidRPr="00C302FF">
        <w:rPr>
          <w:rFonts w:ascii="Helvetica" w:hAnsi="Helvetica"/>
          <w:sz w:val="24"/>
          <w:szCs w:val="24"/>
        </w:rPr>
        <w:tab/>
      </w:r>
      <w:r w:rsidRPr="00C302FF">
        <w:rPr>
          <w:rFonts w:ascii="Helvetica" w:hAnsi="Helvetica"/>
          <w:sz w:val="24"/>
          <w:szCs w:val="24"/>
        </w:rPr>
        <w:tab/>
        <w:t>6.2 Tasks Completed</w:t>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t>4</w:t>
      </w:r>
      <w:r w:rsidR="00035075">
        <w:rPr>
          <w:rFonts w:ascii="Helvetica" w:hAnsi="Helvetica"/>
          <w:sz w:val="24"/>
          <w:szCs w:val="24"/>
        </w:rPr>
        <w:t xml:space="preserve">  </w:t>
      </w:r>
    </w:p>
    <w:p w14:paraId="22EBD052" w14:textId="50FC6D36" w:rsidR="00733F54" w:rsidRPr="00C302FF" w:rsidRDefault="00733F54" w:rsidP="00410408">
      <w:pPr>
        <w:rPr>
          <w:rFonts w:ascii="Helvetica" w:hAnsi="Helvetica"/>
          <w:sz w:val="24"/>
          <w:szCs w:val="24"/>
        </w:rPr>
      </w:pPr>
      <w:r w:rsidRPr="00C302FF">
        <w:rPr>
          <w:rFonts w:ascii="Helvetica" w:hAnsi="Helvetica"/>
          <w:sz w:val="24"/>
          <w:szCs w:val="24"/>
        </w:rPr>
        <w:tab/>
      </w:r>
      <w:r w:rsidRPr="00C302FF">
        <w:rPr>
          <w:rFonts w:ascii="Helvetica" w:hAnsi="Helvetica"/>
          <w:sz w:val="24"/>
          <w:szCs w:val="24"/>
        </w:rPr>
        <w:tab/>
        <w:t>6.3 Issues Encountered</w:t>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t>5</w:t>
      </w:r>
    </w:p>
    <w:p w14:paraId="45539E39" w14:textId="040D2136" w:rsidR="00733F54" w:rsidRPr="00C302FF" w:rsidRDefault="00733F54" w:rsidP="00410408">
      <w:pPr>
        <w:rPr>
          <w:rFonts w:ascii="Helvetica" w:hAnsi="Helvetica"/>
          <w:sz w:val="24"/>
          <w:szCs w:val="24"/>
        </w:rPr>
      </w:pPr>
      <w:r w:rsidRPr="00C302FF">
        <w:rPr>
          <w:rFonts w:ascii="Helvetica" w:hAnsi="Helvetica"/>
          <w:sz w:val="24"/>
          <w:szCs w:val="24"/>
        </w:rPr>
        <w:tab/>
      </w:r>
      <w:r w:rsidRPr="00C302FF">
        <w:rPr>
          <w:rFonts w:ascii="Helvetica" w:hAnsi="Helvetica"/>
          <w:sz w:val="24"/>
          <w:szCs w:val="24"/>
        </w:rPr>
        <w:tab/>
        <w:t>6.4 Outstanding Work</w:t>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t>5</w:t>
      </w:r>
    </w:p>
    <w:p w14:paraId="0B8E1840" w14:textId="35707E22" w:rsidR="00C302FF" w:rsidRPr="00C302FF" w:rsidRDefault="00C302FF" w:rsidP="00410408">
      <w:pPr>
        <w:rPr>
          <w:rFonts w:ascii="Helvetica" w:hAnsi="Helvetica"/>
          <w:sz w:val="24"/>
          <w:szCs w:val="24"/>
        </w:rPr>
      </w:pPr>
      <w:r w:rsidRPr="00C302FF">
        <w:rPr>
          <w:rFonts w:ascii="Helvetica" w:hAnsi="Helvetica"/>
          <w:sz w:val="24"/>
          <w:szCs w:val="24"/>
        </w:rPr>
        <w:tab/>
      </w:r>
      <w:r w:rsidRPr="00C302FF">
        <w:rPr>
          <w:rFonts w:ascii="Helvetica" w:hAnsi="Helvetica"/>
          <w:sz w:val="24"/>
          <w:szCs w:val="24"/>
        </w:rPr>
        <w:tab/>
        <w:t>6.5 Screenshots</w:t>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934FE5">
        <w:rPr>
          <w:rFonts w:ascii="Helvetica" w:hAnsi="Helvetica"/>
          <w:sz w:val="24"/>
          <w:szCs w:val="24"/>
        </w:rPr>
        <w:tab/>
      </w:r>
      <w:r w:rsidR="00B875AC">
        <w:rPr>
          <w:rFonts w:ascii="Helvetica" w:hAnsi="Helvetica"/>
          <w:sz w:val="24"/>
          <w:szCs w:val="24"/>
        </w:rPr>
        <w:tab/>
        <w:t>5-</w:t>
      </w:r>
      <w:r w:rsidR="003D1619">
        <w:rPr>
          <w:rFonts w:ascii="Helvetica" w:hAnsi="Helvetica"/>
          <w:sz w:val="24"/>
          <w:szCs w:val="24"/>
        </w:rPr>
        <w:t>6</w:t>
      </w:r>
    </w:p>
    <w:p w14:paraId="0ED8600C" w14:textId="186FDF3A" w:rsidR="00821796" w:rsidRPr="00733F54" w:rsidRDefault="00821796" w:rsidP="00410408">
      <w:pPr>
        <w:rPr>
          <w:rFonts w:ascii="Helvetica" w:hAnsi="Helvetica"/>
          <w:sz w:val="28"/>
          <w:szCs w:val="28"/>
        </w:rPr>
      </w:pPr>
    </w:p>
    <w:p w14:paraId="16D362C1" w14:textId="526D592D" w:rsidR="00821796" w:rsidRPr="00733F54" w:rsidRDefault="00821796" w:rsidP="00410408">
      <w:pPr>
        <w:rPr>
          <w:rFonts w:ascii="Helvetica" w:hAnsi="Helvetica"/>
          <w:sz w:val="28"/>
          <w:szCs w:val="28"/>
        </w:rPr>
      </w:pPr>
    </w:p>
    <w:p w14:paraId="4802EED6" w14:textId="0EA84200" w:rsidR="00821796" w:rsidRDefault="00821796" w:rsidP="00410408">
      <w:pPr>
        <w:rPr>
          <w:rFonts w:ascii="Helvetica" w:hAnsi="Helvetica"/>
        </w:rPr>
      </w:pPr>
    </w:p>
    <w:p w14:paraId="67F8C500" w14:textId="64B84EA6" w:rsidR="00821796" w:rsidRDefault="00821796" w:rsidP="00410408">
      <w:pPr>
        <w:rPr>
          <w:rFonts w:ascii="Helvetica" w:hAnsi="Helvetica"/>
        </w:rPr>
      </w:pPr>
    </w:p>
    <w:p w14:paraId="0DAE2F2B" w14:textId="77192857" w:rsidR="00821796" w:rsidRDefault="00821796" w:rsidP="00410408">
      <w:pPr>
        <w:rPr>
          <w:rFonts w:ascii="Helvetica" w:hAnsi="Helvetica"/>
        </w:rPr>
      </w:pPr>
    </w:p>
    <w:p w14:paraId="1B2D8A8B" w14:textId="763A3CC1" w:rsidR="00821796" w:rsidRDefault="00821796" w:rsidP="00410408">
      <w:pPr>
        <w:rPr>
          <w:rFonts w:ascii="Helvetica" w:hAnsi="Helvetica"/>
        </w:rPr>
      </w:pPr>
    </w:p>
    <w:p w14:paraId="3339A74F" w14:textId="3864FF28" w:rsidR="00821796" w:rsidRDefault="00821796" w:rsidP="00410408">
      <w:pPr>
        <w:rPr>
          <w:rFonts w:ascii="Helvetica" w:hAnsi="Helvetica"/>
        </w:rPr>
      </w:pPr>
    </w:p>
    <w:p w14:paraId="159D6724" w14:textId="737345B5" w:rsidR="00821796" w:rsidRDefault="00821796" w:rsidP="00410408">
      <w:pPr>
        <w:rPr>
          <w:rFonts w:ascii="Helvetica" w:hAnsi="Helvetica"/>
        </w:rPr>
      </w:pPr>
    </w:p>
    <w:p w14:paraId="28461AA1" w14:textId="632BA5DA" w:rsidR="00821796" w:rsidRDefault="00821796" w:rsidP="00410408">
      <w:pPr>
        <w:rPr>
          <w:rFonts w:ascii="Helvetica" w:hAnsi="Helvetica"/>
        </w:rPr>
      </w:pPr>
    </w:p>
    <w:p w14:paraId="1C8675F6" w14:textId="23234193" w:rsidR="00821796" w:rsidRDefault="00821796" w:rsidP="00410408">
      <w:pPr>
        <w:rPr>
          <w:rFonts w:ascii="Helvetica" w:hAnsi="Helvetica"/>
        </w:rPr>
      </w:pPr>
    </w:p>
    <w:p w14:paraId="1A9773AE" w14:textId="59D4F638" w:rsidR="00821796" w:rsidRDefault="00821796" w:rsidP="00410408">
      <w:pPr>
        <w:rPr>
          <w:rFonts w:ascii="Helvetica" w:hAnsi="Helvetica"/>
        </w:rPr>
      </w:pPr>
    </w:p>
    <w:p w14:paraId="59F6B249" w14:textId="7DB06C55" w:rsidR="00821796" w:rsidRDefault="00821796" w:rsidP="00410408">
      <w:pPr>
        <w:rPr>
          <w:rFonts w:ascii="Helvetica" w:hAnsi="Helvetica"/>
        </w:rPr>
      </w:pPr>
    </w:p>
    <w:p w14:paraId="7438E7EB" w14:textId="4F7D763A" w:rsidR="00821796" w:rsidRDefault="00821796" w:rsidP="00410408">
      <w:pPr>
        <w:rPr>
          <w:rFonts w:ascii="Helvetica" w:hAnsi="Helvetica"/>
        </w:rPr>
      </w:pPr>
    </w:p>
    <w:p w14:paraId="1B2D7EA4" w14:textId="78842AF3" w:rsidR="00821796" w:rsidRDefault="00821796" w:rsidP="00410408">
      <w:pPr>
        <w:rPr>
          <w:rFonts w:ascii="Helvetica" w:hAnsi="Helvetica"/>
        </w:rPr>
      </w:pPr>
    </w:p>
    <w:p w14:paraId="0170AD15" w14:textId="5A2AA8FA" w:rsidR="00821796" w:rsidRDefault="00821796" w:rsidP="00410408">
      <w:pPr>
        <w:rPr>
          <w:rFonts w:ascii="Helvetica" w:hAnsi="Helvetica"/>
        </w:rPr>
      </w:pPr>
    </w:p>
    <w:p w14:paraId="31A1737C" w14:textId="779B277D" w:rsidR="00821796" w:rsidRDefault="00821796" w:rsidP="00410408">
      <w:pPr>
        <w:rPr>
          <w:rFonts w:ascii="Helvetica" w:hAnsi="Helvetica"/>
        </w:rPr>
      </w:pPr>
    </w:p>
    <w:p w14:paraId="1646DDC6" w14:textId="023AD6A3" w:rsidR="00821796" w:rsidRDefault="00821796" w:rsidP="00410408">
      <w:pPr>
        <w:rPr>
          <w:rFonts w:ascii="Helvetica" w:hAnsi="Helvetica"/>
        </w:rPr>
      </w:pPr>
    </w:p>
    <w:p w14:paraId="2648CA9D" w14:textId="6B055F03" w:rsidR="00821796" w:rsidRDefault="00821796" w:rsidP="00410408">
      <w:pPr>
        <w:rPr>
          <w:rFonts w:ascii="Helvetica" w:hAnsi="Helvetica"/>
        </w:rPr>
      </w:pPr>
    </w:p>
    <w:p w14:paraId="481AD9BF" w14:textId="138DBA64" w:rsidR="00821796" w:rsidRDefault="00821796" w:rsidP="00410408">
      <w:pPr>
        <w:rPr>
          <w:rFonts w:ascii="Helvetica" w:hAnsi="Helvetica"/>
        </w:rPr>
      </w:pPr>
    </w:p>
    <w:p w14:paraId="3F3438F6" w14:textId="6E51C635" w:rsidR="00821796" w:rsidRDefault="00821796" w:rsidP="00410408">
      <w:pPr>
        <w:rPr>
          <w:rFonts w:ascii="Helvetica" w:hAnsi="Helvetica"/>
        </w:rPr>
      </w:pPr>
    </w:p>
    <w:p w14:paraId="522DCBF9" w14:textId="771A22FE" w:rsidR="00821796" w:rsidRDefault="00821796" w:rsidP="00410408">
      <w:pPr>
        <w:rPr>
          <w:rFonts w:ascii="Helvetica" w:hAnsi="Helvetica"/>
        </w:rPr>
      </w:pPr>
    </w:p>
    <w:p w14:paraId="40BD67B4" w14:textId="5C870040" w:rsidR="00821796" w:rsidRDefault="00821796" w:rsidP="00410408">
      <w:pPr>
        <w:rPr>
          <w:rFonts w:ascii="Helvetica" w:hAnsi="Helvetica"/>
        </w:rPr>
      </w:pPr>
    </w:p>
    <w:p w14:paraId="42218C10" w14:textId="29CEA19E" w:rsidR="00821796" w:rsidRDefault="00821796" w:rsidP="00410408">
      <w:pPr>
        <w:rPr>
          <w:rFonts w:ascii="Helvetica" w:hAnsi="Helvetica"/>
        </w:rPr>
      </w:pPr>
    </w:p>
    <w:p w14:paraId="74F7E41C" w14:textId="6A62F5A3" w:rsidR="00821796" w:rsidRDefault="00821796" w:rsidP="00410408">
      <w:pPr>
        <w:rPr>
          <w:rFonts w:ascii="Helvetica" w:hAnsi="Helvetica"/>
        </w:rPr>
      </w:pPr>
    </w:p>
    <w:p w14:paraId="1F1A4826" w14:textId="77777777" w:rsidR="00821796" w:rsidRPr="00A844D8" w:rsidRDefault="00821796" w:rsidP="00410408">
      <w:pPr>
        <w:rPr>
          <w:rFonts w:ascii="Helvetica" w:hAnsi="Helvetica"/>
        </w:rPr>
      </w:pPr>
    </w:p>
    <w:p w14:paraId="67732AF5" w14:textId="77777777" w:rsidR="006E312F" w:rsidRPr="00A844D8" w:rsidRDefault="00D51030">
      <w:pPr>
        <w:rPr>
          <w:rFonts w:ascii="Helvetica" w:hAnsi="Helvetica"/>
        </w:rPr>
      </w:pPr>
      <w:r w:rsidRPr="00A844D8">
        <w:rPr>
          <w:rFonts w:ascii="Helvetica" w:hAnsi="Helvetica"/>
          <w:b/>
          <w:sz w:val="28"/>
          <w:szCs w:val="28"/>
        </w:rPr>
        <w:lastRenderedPageBreak/>
        <w:t>1. Technical design</w:t>
      </w:r>
    </w:p>
    <w:p w14:paraId="4843E9FF" w14:textId="77777777" w:rsidR="006E312F" w:rsidRPr="00A844D8" w:rsidRDefault="006E312F">
      <w:pPr>
        <w:rPr>
          <w:rFonts w:ascii="Helvetica" w:hAnsi="Helvetica"/>
        </w:rPr>
      </w:pPr>
    </w:p>
    <w:p w14:paraId="7074B22D" w14:textId="584CE0AA" w:rsidR="006E312F" w:rsidRPr="008D158B" w:rsidRDefault="00D51030">
      <w:pPr>
        <w:rPr>
          <w:rFonts w:ascii="Helvetica" w:hAnsi="Helvetica"/>
        </w:rPr>
      </w:pPr>
      <w:r w:rsidRPr="008D158B">
        <w:rPr>
          <w:rFonts w:ascii="Helvetica" w:hAnsi="Helvetica"/>
          <w:b/>
        </w:rPr>
        <w:t xml:space="preserve">1.1 Project </w:t>
      </w:r>
      <w:r w:rsidR="00821796">
        <w:rPr>
          <w:rFonts w:ascii="Helvetica" w:hAnsi="Helvetica"/>
          <w:b/>
        </w:rPr>
        <w:t>Directory</w:t>
      </w:r>
      <w:r w:rsidRPr="008D158B">
        <w:rPr>
          <w:rFonts w:ascii="Helvetica" w:hAnsi="Helvetica"/>
          <w:b/>
        </w:rPr>
        <w:t xml:space="preserve"> </w:t>
      </w:r>
    </w:p>
    <w:p w14:paraId="31D33E45" w14:textId="10089E55" w:rsidR="00E56A5D" w:rsidRPr="00A844D8" w:rsidRDefault="00D51030">
      <w:pPr>
        <w:rPr>
          <w:rFonts w:ascii="Helvetica" w:hAnsi="Helvetica"/>
        </w:rPr>
      </w:pPr>
      <w:r w:rsidRPr="00A844D8">
        <w:rPr>
          <w:rFonts w:ascii="Helvetica" w:hAnsi="Helvetica"/>
        </w:rPr>
        <w:t xml:space="preserve">We created a folder called G5 to store our entire team project. </w:t>
      </w:r>
      <w:r w:rsidR="004F0999" w:rsidRPr="00A844D8">
        <w:rPr>
          <w:rFonts w:ascii="Helvetica" w:hAnsi="Helvetica"/>
        </w:rPr>
        <w:t>The folder contains 10 subfolders.</w:t>
      </w:r>
      <w:r w:rsidRPr="00A844D8">
        <w:rPr>
          <w:rFonts w:ascii="Helvetica" w:hAnsi="Helvetica"/>
        </w:rPr>
        <w:t xml:space="preserve"> </w:t>
      </w:r>
    </w:p>
    <w:p w14:paraId="1F5DE8A0" w14:textId="1EA07D3A" w:rsidR="006E312F" w:rsidRPr="00A844D8" w:rsidRDefault="00BD5275">
      <w:pPr>
        <w:numPr>
          <w:ilvl w:val="0"/>
          <w:numId w:val="2"/>
        </w:numPr>
        <w:ind w:hanging="360"/>
        <w:contextualSpacing/>
        <w:rPr>
          <w:rFonts w:ascii="Helvetica" w:hAnsi="Helvetica"/>
        </w:rPr>
      </w:pPr>
      <w:r w:rsidRPr="00A844D8">
        <w:rPr>
          <w:rFonts w:ascii="Helvetica" w:hAnsi="Helvetica"/>
        </w:rPr>
        <w:t>i</w:t>
      </w:r>
      <w:r w:rsidR="00D51030" w:rsidRPr="00A844D8">
        <w:rPr>
          <w:rFonts w:ascii="Helvetica" w:hAnsi="Helvetica"/>
        </w:rPr>
        <w:t>mages</w:t>
      </w:r>
      <w:r w:rsidRPr="00A844D8">
        <w:rPr>
          <w:rFonts w:ascii="Helvetica" w:hAnsi="Helvetica"/>
        </w:rPr>
        <w:t>/</w:t>
      </w:r>
      <w:r w:rsidR="00D51030" w:rsidRPr="00A844D8">
        <w:rPr>
          <w:rFonts w:ascii="Helvetica" w:hAnsi="Helvetica"/>
        </w:rPr>
        <w:t xml:space="preserve"> - Stores </w:t>
      </w:r>
      <w:r w:rsidR="004F0999" w:rsidRPr="00A844D8">
        <w:rPr>
          <w:rFonts w:ascii="Helvetica" w:hAnsi="Helvetica"/>
        </w:rPr>
        <w:t>the images used</w:t>
      </w:r>
    </w:p>
    <w:p w14:paraId="70B20DCD" w14:textId="7097B53B" w:rsidR="006E312F" w:rsidRPr="00A844D8" w:rsidRDefault="00BD5275">
      <w:pPr>
        <w:numPr>
          <w:ilvl w:val="0"/>
          <w:numId w:val="2"/>
        </w:numPr>
        <w:ind w:hanging="360"/>
        <w:contextualSpacing/>
        <w:rPr>
          <w:rFonts w:ascii="Helvetica" w:hAnsi="Helvetica"/>
        </w:rPr>
      </w:pPr>
      <w:r w:rsidRPr="00A844D8">
        <w:rPr>
          <w:rFonts w:ascii="Helvetica" w:hAnsi="Helvetica"/>
        </w:rPr>
        <w:t>s</w:t>
      </w:r>
      <w:r w:rsidR="00D51030" w:rsidRPr="00A844D8">
        <w:rPr>
          <w:rFonts w:ascii="Helvetica" w:hAnsi="Helvetica"/>
        </w:rPr>
        <w:t>tyle</w:t>
      </w:r>
      <w:r w:rsidRPr="00A844D8">
        <w:rPr>
          <w:rFonts w:ascii="Helvetica" w:hAnsi="Helvetica"/>
        </w:rPr>
        <w:t>/</w:t>
      </w:r>
      <w:r w:rsidR="00D51030" w:rsidRPr="00A844D8">
        <w:rPr>
          <w:rFonts w:ascii="Helvetica" w:hAnsi="Helvetica"/>
        </w:rPr>
        <w:t xml:space="preserve"> - Stores the </w:t>
      </w:r>
      <w:r w:rsidR="004F0999" w:rsidRPr="00A844D8">
        <w:rPr>
          <w:rFonts w:ascii="Helvetica" w:hAnsi="Helvetica"/>
        </w:rPr>
        <w:t>base.css file</w:t>
      </w:r>
    </w:p>
    <w:p w14:paraId="79C85CD7" w14:textId="62555442" w:rsidR="006E312F" w:rsidRPr="00A844D8" w:rsidRDefault="00BD5275">
      <w:pPr>
        <w:numPr>
          <w:ilvl w:val="0"/>
          <w:numId w:val="2"/>
        </w:numPr>
        <w:ind w:hanging="360"/>
        <w:contextualSpacing/>
        <w:rPr>
          <w:rFonts w:ascii="Helvetica" w:hAnsi="Helvetica"/>
        </w:rPr>
      </w:pPr>
      <w:r w:rsidRPr="00A844D8">
        <w:rPr>
          <w:rFonts w:ascii="Helvetica" w:hAnsi="Helvetica"/>
        </w:rPr>
        <w:t>p</w:t>
      </w:r>
      <w:r w:rsidR="00D51030" w:rsidRPr="00A844D8">
        <w:rPr>
          <w:rFonts w:ascii="Helvetica" w:hAnsi="Helvetica"/>
        </w:rPr>
        <w:t>rototypes</w:t>
      </w:r>
      <w:r w:rsidRPr="00A844D8">
        <w:rPr>
          <w:rFonts w:ascii="Helvetica" w:hAnsi="Helvetica"/>
        </w:rPr>
        <w:t>/</w:t>
      </w:r>
      <w:r w:rsidR="00D51030" w:rsidRPr="00A844D8">
        <w:rPr>
          <w:rFonts w:ascii="Helvetica" w:hAnsi="Helvetica"/>
        </w:rPr>
        <w:t xml:space="preserve"> - Stores the prototype pages that were used to build the </w:t>
      </w:r>
      <w:r w:rsidR="001A0259" w:rsidRPr="00A844D8">
        <w:rPr>
          <w:rFonts w:ascii="Helvetica" w:hAnsi="Helvetica"/>
        </w:rPr>
        <w:t>site</w:t>
      </w:r>
    </w:p>
    <w:p w14:paraId="169EAF8D" w14:textId="05503219" w:rsidR="006E312F" w:rsidRPr="00A844D8" w:rsidRDefault="00BD5275">
      <w:pPr>
        <w:numPr>
          <w:ilvl w:val="0"/>
          <w:numId w:val="2"/>
        </w:numPr>
        <w:ind w:hanging="360"/>
        <w:contextualSpacing/>
        <w:rPr>
          <w:rFonts w:ascii="Helvetica" w:hAnsi="Helvetica"/>
        </w:rPr>
      </w:pPr>
      <w:proofErr w:type="spellStart"/>
      <w:r w:rsidRPr="00A844D8">
        <w:rPr>
          <w:rFonts w:ascii="Helvetica" w:hAnsi="Helvetica"/>
        </w:rPr>
        <w:t>africa</w:t>
      </w:r>
      <w:proofErr w:type="spellEnd"/>
      <w:r w:rsidRPr="00A844D8">
        <w:rPr>
          <w:rFonts w:ascii="Helvetica" w:hAnsi="Helvetica"/>
        </w:rPr>
        <w:t>/</w:t>
      </w:r>
      <w:r w:rsidR="00D51030" w:rsidRPr="00A844D8">
        <w:rPr>
          <w:rFonts w:ascii="Helvetica" w:hAnsi="Helvetica"/>
        </w:rPr>
        <w:t xml:space="preserve">, </w:t>
      </w:r>
      <w:proofErr w:type="spellStart"/>
      <w:r w:rsidRPr="00A844D8">
        <w:rPr>
          <w:rFonts w:ascii="Helvetica" w:hAnsi="Helvetica"/>
        </w:rPr>
        <w:t>antarctica</w:t>
      </w:r>
      <w:proofErr w:type="spellEnd"/>
      <w:r w:rsidRPr="00A844D8">
        <w:rPr>
          <w:rFonts w:ascii="Helvetica" w:hAnsi="Helvetica"/>
        </w:rPr>
        <w:t>/</w:t>
      </w:r>
      <w:r w:rsidR="00D51030" w:rsidRPr="00A844D8">
        <w:rPr>
          <w:rFonts w:ascii="Helvetica" w:hAnsi="Helvetica"/>
        </w:rPr>
        <w:t xml:space="preserve">, </w:t>
      </w:r>
      <w:proofErr w:type="spellStart"/>
      <w:r w:rsidR="00D51030" w:rsidRPr="00A844D8">
        <w:rPr>
          <w:rFonts w:ascii="Helvetica" w:hAnsi="Helvetica"/>
        </w:rPr>
        <w:t>asia</w:t>
      </w:r>
      <w:proofErr w:type="spellEnd"/>
      <w:r w:rsidRPr="00A844D8">
        <w:rPr>
          <w:rFonts w:ascii="Helvetica" w:hAnsi="Helvetica"/>
        </w:rPr>
        <w:t>/</w:t>
      </w:r>
      <w:r w:rsidR="00D51030" w:rsidRPr="00A844D8">
        <w:rPr>
          <w:rFonts w:ascii="Helvetica" w:hAnsi="Helvetica"/>
        </w:rPr>
        <w:t xml:space="preserve">, </w:t>
      </w:r>
      <w:proofErr w:type="spellStart"/>
      <w:r w:rsidRPr="00A844D8">
        <w:rPr>
          <w:rFonts w:ascii="Helvetica" w:hAnsi="Helvetica"/>
        </w:rPr>
        <w:t>australia</w:t>
      </w:r>
      <w:proofErr w:type="spellEnd"/>
      <w:r w:rsidRPr="00A844D8">
        <w:rPr>
          <w:rFonts w:ascii="Helvetica" w:hAnsi="Helvetica"/>
        </w:rPr>
        <w:t>/</w:t>
      </w:r>
      <w:r w:rsidR="00D51030" w:rsidRPr="00A844D8">
        <w:rPr>
          <w:rFonts w:ascii="Helvetica" w:hAnsi="Helvetica"/>
        </w:rPr>
        <w:t xml:space="preserve">, </w:t>
      </w:r>
      <w:proofErr w:type="spellStart"/>
      <w:r w:rsidR="00D51030" w:rsidRPr="00A844D8">
        <w:rPr>
          <w:rFonts w:ascii="Helvetica" w:hAnsi="Helvetica"/>
        </w:rPr>
        <w:t>europe</w:t>
      </w:r>
      <w:proofErr w:type="spellEnd"/>
      <w:r w:rsidRPr="00A844D8">
        <w:rPr>
          <w:rFonts w:ascii="Helvetica" w:hAnsi="Helvetica"/>
        </w:rPr>
        <w:t>/</w:t>
      </w:r>
      <w:r w:rsidR="00D51030" w:rsidRPr="00A844D8">
        <w:rPr>
          <w:rFonts w:ascii="Helvetica" w:hAnsi="Helvetica"/>
        </w:rPr>
        <w:t>, north-</w:t>
      </w:r>
      <w:proofErr w:type="spellStart"/>
      <w:r w:rsidR="00D51030" w:rsidRPr="00A844D8">
        <w:rPr>
          <w:rFonts w:ascii="Helvetica" w:hAnsi="Helvetica"/>
        </w:rPr>
        <w:t>america</w:t>
      </w:r>
      <w:proofErr w:type="spellEnd"/>
      <w:r w:rsidRPr="00A844D8">
        <w:rPr>
          <w:rFonts w:ascii="Helvetica" w:hAnsi="Helvetica"/>
        </w:rPr>
        <w:t>/, and south-</w:t>
      </w:r>
      <w:proofErr w:type="spellStart"/>
      <w:r w:rsidRPr="00A844D8">
        <w:rPr>
          <w:rFonts w:ascii="Helvetica" w:hAnsi="Helvetica"/>
        </w:rPr>
        <w:t>america</w:t>
      </w:r>
      <w:proofErr w:type="spellEnd"/>
      <w:r w:rsidRPr="00A844D8">
        <w:rPr>
          <w:rFonts w:ascii="Helvetica" w:hAnsi="Helvetica"/>
        </w:rPr>
        <w:t xml:space="preserve">/ </w:t>
      </w:r>
      <w:r w:rsidR="00D51030" w:rsidRPr="00A844D8">
        <w:rPr>
          <w:rFonts w:ascii="Helvetica" w:hAnsi="Helvetica"/>
        </w:rPr>
        <w:t xml:space="preserve"> Each folder stores its respective landing page and recipes</w:t>
      </w:r>
    </w:p>
    <w:p w14:paraId="35AEDE5F" w14:textId="4BF50913" w:rsidR="00E56A5D" w:rsidRPr="00A844D8" w:rsidRDefault="00E56A5D">
      <w:pPr>
        <w:numPr>
          <w:ilvl w:val="0"/>
          <w:numId w:val="2"/>
        </w:numPr>
        <w:ind w:hanging="360"/>
        <w:contextualSpacing/>
        <w:rPr>
          <w:rFonts w:ascii="Helvetica" w:hAnsi="Helvetica"/>
        </w:rPr>
      </w:pPr>
      <w:r w:rsidRPr="00A844D8">
        <w:rPr>
          <w:rFonts w:ascii="Helvetica" w:hAnsi="Helvetica"/>
        </w:rPr>
        <w:t>G5 contains web pages that are in the main navigation bar</w:t>
      </w:r>
    </w:p>
    <w:p w14:paraId="60C1690C" w14:textId="77777777" w:rsidR="006E312F" w:rsidRPr="00A844D8" w:rsidRDefault="006E312F">
      <w:pPr>
        <w:ind w:left="720"/>
        <w:rPr>
          <w:rFonts w:ascii="Helvetica" w:hAnsi="Helvetica"/>
        </w:rPr>
      </w:pPr>
    </w:p>
    <w:p w14:paraId="76E7CD5E" w14:textId="77777777" w:rsidR="006E312F" w:rsidRPr="008D158B" w:rsidRDefault="00D51030">
      <w:pPr>
        <w:rPr>
          <w:rFonts w:ascii="Helvetica" w:hAnsi="Helvetica"/>
        </w:rPr>
      </w:pPr>
      <w:r w:rsidRPr="008D158B">
        <w:rPr>
          <w:rFonts w:ascii="Helvetica" w:hAnsi="Helvetica"/>
          <w:b/>
        </w:rPr>
        <w:t>1.2 Filenames</w:t>
      </w:r>
    </w:p>
    <w:p w14:paraId="35BE9173" w14:textId="77777777" w:rsidR="006E312F" w:rsidRPr="00A844D8" w:rsidRDefault="00D51030">
      <w:pPr>
        <w:rPr>
          <w:rFonts w:ascii="Helvetica" w:hAnsi="Helvetica"/>
        </w:rPr>
      </w:pPr>
      <w:r w:rsidRPr="00A844D8">
        <w:rPr>
          <w:rFonts w:ascii="Helvetica" w:hAnsi="Helvetica"/>
        </w:rPr>
        <w:t>We named our files based on the subject and content. The file names for all the main pages are:</w:t>
      </w:r>
    </w:p>
    <w:p w14:paraId="6ADEBDD2" w14:textId="77777777" w:rsidR="006E312F" w:rsidRPr="00A844D8" w:rsidRDefault="00D51030">
      <w:pPr>
        <w:numPr>
          <w:ilvl w:val="0"/>
          <w:numId w:val="3"/>
        </w:numPr>
        <w:ind w:hanging="360"/>
        <w:contextualSpacing/>
        <w:rPr>
          <w:rFonts w:ascii="Helvetica" w:hAnsi="Helvetica"/>
        </w:rPr>
      </w:pPr>
      <w:r w:rsidRPr="00A844D8">
        <w:rPr>
          <w:rFonts w:ascii="Helvetica" w:hAnsi="Helvetica"/>
        </w:rPr>
        <w:t>index.html - Home page</w:t>
      </w:r>
    </w:p>
    <w:p w14:paraId="7E250158" w14:textId="77777777" w:rsidR="006E312F" w:rsidRPr="00A844D8" w:rsidRDefault="00D51030">
      <w:pPr>
        <w:numPr>
          <w:ilvl w:val="0"/>
          <w:numId w:val="3"/>
        </w:numPr>
        <w:ind w:hanging="360"/>
        <w:contextualSpacing/>
        <w:rPr>
          <w:rFonts w:ascii="Helvetica" w:hAnsi="Helvetica"/>
        </w:rPr>
      </w:pPr>
      <w:r w:rsidRPr="00A844D8">
        <w:rPr>
          <w:rFonts w:ascii="Helvetica" w:hAnsi="Helvetica"/>
        </w:rPr>
        <w:t>listview.html - List view page for all recipes</w:t>
      </w:r>
    </w:p>
    <w:p w14:paraId="6CB18813" w14:textId="77777777" w:rsidR="006E312F" w:rsidRPr="00A844D8" w:rsidRDefault="00D51030">
      <w:pPr>
        <w:numPr>
          <w:ilvl w:val="0"/>
          <w:numId w:val="3"/>
        </w:numPr>
        <w:ind w:hanging="360"/>
        <w:contextualSpacing/>
        <w:rPr>
          <w:rFonts w:ascii="Helvetica" w:hAnsi="Helvetica"/>
        </w:rPr>
      </w:pPr>
      <w:r w:rsidRPr="00A844D8">
        <w:rPr>
          <w:rFonts w:ascii="Helvetica" w:hAnsi="Helvetica"/>
        </w:rPr>
        <w:t>login.html - Login page</w:t>
      </w:r>
    </w:p>
    <w:p w14:paraId="71BE2B86" w14:textId="77777777" w:rsidR="006E312F" w:rsidRPr="00A844D8" w:rsidRDefault="00D51030">
      <w:pPr>
        <w:numPr>
          <w:ilvl w:val="0"/>
          <w:numId w:val="3"/>
        </w:numPr>
        <w:ind w:hanging="360"/>
        <w:contextualSpacing/>
        <w:rPr>
          <w:rFonts w:ascii="Helvetica" w:hAnsi="Helvetica"/>
        </w:rPr>
      </w:pPr>
      <w:r w:rsidRPr="00A844D8">
        <w:rPr>
          <w:rFonts w:ascii="Helvetica" w:hAnsi="Helvetica"/>
        </w:rPr>
        <w:t>contact - Contact page</w:t>
      </w:r>
    </w:p>
    <w:p w14:paraId="27989FCE" w14:textId="77777777" w:rsidR="006E312F" w:rsidRPr="00A844D8" w:rsidRDefault="00D51030">
      <w:pPr>
        <w:numPr>
          <w:ilvl w:val="0"/>
          <w:numId w:val="3"/>
        </w:numPr>
        <w:ind w:hanging="360"/>
        <w:contextualSpacing/>
        <w:rPr>
          <w:rFonts w:ascii="Helvetica" w:hAnsi="Helvetica"/>
        </w:rPr>
      </w:pPr>
      <w:r w:rsidRPr="00A844D8">
        <w:rPr>
          <w:rFonts w:ascii="Helvetica" w:hAnsi="Helvetica"/>
        </w:rPr>
        <w:t>forum.html - Forum page</w:t>
      </w:r>
    </w:p>
    <w:p w14:paraId="25375982" w14:textId="77777777" w:rsidR="006E312F" w:rsidRPr="00A844D8" w:rsidRDefault="00D51030">
      <w:pPr>
        <w:numPr>
          <w:ilvl w:val="0"/>
          <w:numId w:val="3"/>
        </w:numPr>
        <w:ind w:hanging="360"/>
        <w:contextualSpacing/>
        <w:rPr>
          <w:rFonts w:ascii="Helvetica" w:hAnsi="Helvetica"/>
        </w:rPr>
      </w:pPr>
      <w:r w:rsidRPr="00A844D8">
        <w:rPr>
          <w:rFonts w:ascii="Helvetica" w:hAnsi="Helvetica"/>
        </w:rPr>
        <w:t>forum-post-prototype.html - Forum post format page</w:t>
      </w:r>
    </w:p>
    <w:p w14:paraId="5771A87E" w14:textId="77777777" w:rsidR="006E312F" w:rsidRPr="00A844D8" w:rsidRDefault="00D51030">
      <w:pPr>
        <w:numPr>
          <w:ilvl w:val="0"/>
          <w:numId w:val="3"/>
        </w:numPr>
        <w:ind w:hanging="360"/>
        <w:contextualSpacing/>
        <w:rPr>
          <w:rFonts w:ascii="Helvetica" w:hAnsi="Helvetica"/>
        </w:rPr>
      </w:pPr>
      <w:r w:rsidRPr="00A844D8">
        <w:rPr>
          <w:rFonts w:ascii="Helvetica" w:hAnsi="Helvetica"/>
        </w:rPr>
        <w:t>signup.html - Signup page</w:t>
      </w:r>
    </w:p>
    <w:p w14:paraId="3E59C290" w14:textId="77777777" w:rsidR="006E312F" w:rsidRPr="00A844D8" w:rsidRDefault="006E312F">
      <w:pPr>
        <w:rPr>
          <w:rFonts w:ascii="Helvetica" w:hAnsi="Helvetica"/>
        </w:rPr>
      </w:pPr>
    </w:p>
    <w:p w14:paraId="1489F185" w14:textId="77777777" w:rsidR="006E312F" w:rsidRPr="00A844D8" w:rsidRDefault="00D51030">
      <w:pPr>
        <w:rPr>
          <w:rFonts w:ascii="Helvetica" w:hAnsi="Helvetica"/>
        </w:rPr>
      </w:pPr>
      <w:r w:rsidRPr="00A844D8">
        <w:rPr>
          <w:rFonts w:ascii="Helvetica" w:hAnsi="Helvetica"/>
        </w:rPr>
        <w:t xml:space="preserve">Other than those listed above. The page for each continent is named index.html in its respective folder, and the name of each recipe page is the name of the dish. </w:t>
      </w:r>
    </w:p>
    <w:p w14:paraId="0B0341AD" w14:textId="77777777" w:rsidR="006E312F" w:rsidRPr="00A844D8" w:rsidRDefault="006E312F">
      <w:pPr>
        <w:rPr>
          <w:rFonts w:ascii="Helvetica" w:hAnsi="Helvetica"/>
        </w:rPr>
      </w:pPr>
    </w:p>
    <w:p w14:paraId="16FB52D5" w14:textId="0BB2305A" w:rsidR="006E312F" w:rsidRPr="008D158B" w:rsidRDefault="00D51030">
      <w:pPr>
        <w:rPr>
          <w:rFonts w:ascii="Helvetica" w:hAnsi="Helvetica"/>
        </w:rPr>
      </w:pPr>
      <w:r w:rsidRPr="008D158B">
        <w:rPr>
          <w:rFonts w:ascii="Helvetica" w:hAnsi="Helvetica"/>
          <w:b/>
        </w:rPr>
        <w:t xml:space="preserve">1.3 Styling </w:t>
      </w:r>
    </w:p>
    <w:p w14:paraId="3121EF57" w14:textId="77777777" w:rsidR="006F221B" w:rsidRPr="00A844D8" w:rsidRDefault="00D51030">
      <w:pPr>
        <w:rPr>
          <w:rFonts w:ascii="Helvetica" w:hAnsi="Helvetica"/>
        </w:rPr>
      </w:pPr>
      <w:r w:rsidRPr="00A844D8">
        <w:rPr>
          <w:rFonts w:ascii="Helvetica" w:hAnsi="Helvetica"/>
        </w:rPr>
        <w:t xml:space="preserve">The global font we chose is Montserrat with fall back on Arial and generic sans-serif. </w:t>
      </w:r>
    </w:p>
    <w:p w14:paraId="42A565B5" w14:textId="7D328074" w:rsidR="006E312F" w:rsidRPr="00A844D8" w:rsidRDefault="00D51030">
      <w:pPr>
        <w:rPr>
          <w:rFonts w:ascii="Helvetica" w:hAnsi="Helvetica"/>
        </w:rPr>
      </w:pPr>
      <w:r w:rsidRPr="00A844D8">
        <w:rPr>
          <w:rFonts w:ascii="Helvetica" w:hAnsi="Helvetica"/>
        </w:rPr>
        <w:t>Using Bootstrap 4.0 as a framework, we did not have to edit much of the headings, or lists</w:t>
      </w:r>
      <w:r w:rsidR="006F221B" w:rsidRPr="00A844D8">
        <w:rPr>
          <w:rFonts w:ascii="Helvetica" w:hAnsi="Helvetica"/>
        </w:rPr>
        <w:t xml:space="preserve"> for now</w:t>
      </w:r>
      <w:r w:rsidRPr="00A844D8">
        <w:rPr>
          <w:rFonts w:ascii="Helvetica" w:hAnsi="Helvetica"/>
        </w:rPr>
        <w:t>.</w:t>
      </w:r>
      <w:r w:rsidR="006776EE">
        <w:rPr>
          <w:rFonts w:ascii="Helvetica" w:hAnsi="Helvetica"/>
        </w:rPr>
        <w:t xml:space="preserve"> Bootstrap’s grid system and predefined classes were very useful</w:t>
      </w:r>
      <w:r w:rsidR="00882E38">
        <w:rPr>
          <w:rFonts w:ascii="Helvetica" w:hAnsi="Helvetica"/>
        </w:rPr>
        <w:t xml:space="preserve"> to us</w:t>
      </w:r>
      <w:r w:rsidR="006776EE">
        <w:rPr>
          <w:rFonts w:ascii="Helvetica" w:hAnsi="Helvetica"/>
        </w:rPr>
        <w:t>.</w:t>
      </w:r>
    </w:p>
    <w:p w14:paraId="4F454926" w14:textId="77777777" w:rsidR="006F221B" w:rsidRPr="00A844D8" w:rsidRDefault="006F221B">
      <w:pPr>
        <w:rPr>
          <w:rFonts w:ascii="Helvetica" w:hAnsi="Helvetica"/>
        </w:rPr>
      </w:pPr>
    </w:p>
    <w:p w14:paraId="5E3BB0A9" w14:textId="60EDEC98" w:rsidR="006E312F" w:rsidRPr="00A844D8" w:rsidRDefault="00D51030">
      <w:pPr>
        <w:rPr>
          <w:rFonts w:ascii="Helvetica" w:hAnsi="Helvetica"/>
        </w:rPr>
      </w:pPr>
      <w:r w:rsidRPr="00A844D8">
        <w:rPr>
          <w:rFonts w:ascii="Helvetica" w:hAnsi="Helvetica"/>
        </w:rPr>
        <w:t>The main navigation bar is consiste</w:t>
      </w:r>
      <w:r w:rsidR="006F221B" w:rsidRPr="00A844D8">
        <w:rPr>
          <w:rFonts w:ascii="Helvetica" w:hAnsi="Helvetica"/>
        </w:rPr>
        <w:t>nt with the wireframe. We used B</w:t>
      </w:r>
      <w:r w:rsidRPr="00A844D8">
        <w:rPr>
          <w:rFonts w:ascii="Helvetica" w:hAnsi="Helvetica"/>
        </w:rPr>
        <w:t>ootstrap</w:t>
      </w:r>
      <w:r w:rsidR="006F221B" w:rsidRPr="00A844D8">
        <w:rPr>
          <w:rFonts w:ascii="Helvetica" w:hAnsi="Helvetica"/>
        </w:rPr>
        <w:t>’s</w:t>
      </w:r>
      <w:r w:rsidRPr="00A844D8">
        <w:rPr>
          <w:rFonts w:ascii="Helvetica" w:hAnsi="Helvetica"/>
        </w:rPr>
        <w:t xml:space="preserve"> </w:t>
      </w:r>
      <w:proofErr w:type="spellStart"/>
      <w:r w:rsidRPr="00A844D8">
        <w:rPr>
          <w:rFonts w:ascii="Helvetica" w:hAnsi="Helvetica"/>
        </w:rPr>
        <w:t>nav</w:t>
      </w:r>
      <w:proofErr w:type="spellEnd"/>
      <w:r w:rsidRPr="00A844D8">
        <w:rPr>
          <w:rFonts w:ascii="Helvetica" w:hAnsi="Helvetica"/>
        </w:rPr>
        <w:t xml:space="preserve"> and </w:t>
      </w:r>
      <w:proofErr w:type="spellStart"/>
      <w:r w:rsidRPr="00A844D8">
        <w:rPr>
          <w:rFonts w:ascii="Helvetica" w:hAnsi="Helvetica"/>
        </w:rPr>
        <w:t>nav</w:t>
      </w:r>
      <w:proofErr w:type="spellEnd"/>
      <w:r w:rsidRPr="00A844D8">
        <w:rPr>
          <w:rFonts w:ascii="Helvetica" w:hAnsi="Helvetica"/>
        </w:rPr>
        <w:t>-link classes.</w:t>
      </w:r>
    </w:p>
    <w:p w14:paraId="32F5306B" w14:textId="77777777" w:rsidR="006E312F" w:rsidRPr="00A844D8" w:rsidRDefault="00D51030">
      <w:pPr>
        <w:rPr>
          <w:rFonts w:ascii="Helvetica" w:hAnsi="Helvetica"/>
        </w:rPr>
      </w:pPr>
      <w:r w:rsidRPr="00A844D8">
        <w:rPr>
          <w:rFonts w:ascii="Helvetica" w:hAnsi="Helvetica"/>
        </w:rPr>
        <w:t>The footer varies slightly from the wireframe. With A/B testing we concluded it is more visually appealing this way.</w:t>
      </w:r>
    </w:p>
    <w:p w14:paraId="034F375E" w14:textId="77777777" w:rsidR="006E312F" w:rsidRPr="00A844D8" w:rsidRDefault="006E312F">
      <w:pPr>
        <w:rPr>
          <w:rFonts w:ascii="Helvetica" w:hAnsi="Helvetica"/>
        </w:rPr>
      </w:pPr>
    </w:p>
    <w:p w14:paraId="110BB0FF" w14:textId="36BA0114" w:rsidR="006E312F" w:rsidRPr="00A844D8" w:rsidRDefault="00D51030">
      <w:pPr>
        <w:rPr>
          <w:rFonts w:ascii="Helvetica" w:hAnsi="Helvetica"/>
        </w:rPr>
      </w:pPr>
      <w:r w:rsidRPr="00A844D8">
        <w:rPr>
          <w:rFonts w:ascii="Helvetica" w:hAnsi="Helvetica"/>
        </w:rPr>
        <w:t>We followed the appropriate style and accessibility guidelines.</w:t>
      </w:r>
      <w:r w:rsidR="001F0B13" w:rsidRPr="00A844D8">
        <w:rPr>
          <w:rFonts w:ascii="Helvetica" w:hAnsi="Helvetica"/>
        </w:rPr>
        <w:t xml:space="preserve"> </w:t>
      </w:r>
      <w:r w:rsidRPr="00A844D8">
        <w:rPr>
          <w:rFonts w:ascii="Helvetica" w:hAnsi="Helvetica"/>
        </w:rPr>
        <w:t xml:space="preserve">Our defined class names are coherent, </w:t>
      </w:r>
      <w:r w:rsidR="001F0B13" w:rsidRPr="00A844D8">
        <w:rPr>
          <w:rFonts w:ascii="Helvetica" w:hAnsi="Helvetica"/>
        </w:rPr>
        <w:t xml:space="preserve">and </w:t>
      </w:r>
      <w:r w:rsidRPr="00A844D8">
        <w:rPr>
          <w:rFonts w:ascii="Helvetica" w:hAnsi="Helvetica"/>
        </w:rPr>
        <w:t>our code has been cleaned up by dirtymarkup.com</w:t>
      </w:r>
      <w:r w:rsidR="004D0043" w:rsidRPr="00A844D8">
        <w:rPr>
          <w:rFonts w:ascii="Helvetica" w:hAnsi="Helvetica"/>
        </w:rPr>
        <w:t>.</w:t>
      </w:r>
    </w:p>
    <w:p w14:paraId="0891E1B0" w14:textId="77777777" w:rsidR="006E312F" w:rsidRPr="00A844D8" w:rsidRDefault="006E312F">
      <w:pPr>
        <w:rPr>
          <w:rFonts w:ascii="Helvetica" w:hAnsi="Helvetica"/>
        </w:rPr>
      </w:pPr>
    </w:p>
    <w:p w14:paraId="5F8BC625" w14:textId="023DAB20" w:rsidR="006E312F" w:rsidRPr="00A844D8" w:rsidRDefault="00D51030">
      <w:pPr>
        <w:rPr>
          <w:rFonts w:ascii="Helvetica" w:hAnsi="Helvetica"/>
        </w:rPr>
      </w:pPr>
      <w:r w:rsidRPr="00A844D8">
        <w:rPr>
          <w:rFonts w:ascii="Helvetica" w:hAnsi="Helvetica"/>
          <w:b/>
          <w:sz w:val="28"/>
          <w:szCs w:val="28"/>
        </w:rPr>
        <w:t xml:space="preserve">2. </w:t>
      </w:r>
      <w:r w:rsidR="00DC2496">
        <w:rPr>
          <w:rFonts w:ascii="Helvetica" w:hAnsi="Helvetica"/>
          <w:b/>
          <w:sz w:val="28"/>
          <w:szCs w:val="28"/>
        </w:rPr>
        <w:t>Style</w:t>
      </w:r>
      <w:r w:rsidRPr="00A844D8">
        <w:rPr>
          <w:rFonts w:ascii="Helvetica" w:hAnsi="Helvetica"/>
          <w:b/>
          <w:sz w:val="28"/>
          <w:szCs w:val="28"/>
        </w:rPr>
        <w:t>sheet</w:t>
      </w:r>
    </w:p>
    <w:p w14:paraId="493803CB" w14:textId="77777777" w:rsidR="004D0043" w:rsidRPr="00A844D8" w:rsidRDefault="004D0043">
      <w:pPr>
        <w:rPr>
          <w:rFonts w:ascii="Helvetica" w:hAnsi="Helvetica"/>
        </w:rPr>
      </w:pPr>
      <w:r w:rsidRPr="00A844D8">
        <w:rPr>
          <w:rFonts w:ascii="Helvetica" w:hAnsi="Helvetica"/>
        </w:rPr>
        <w:t>All</w:t>
      </w:r>
      <w:r w:rsidR="00D51030" w:rsidRPr="00A844D8">
        <w:rPr>
          <w:rFonts w:ascii="Helvetica" w:hAnsi="Helvetica"/>
        </w:rPr>
        <w:t xml:space="preserve"> our styles are defined in </w:t>
      </w:r>
      <w:proofErr w:type="spellStart"/>
      <w:r w:rsidR="00D51030" w:rsidRPr="00A844D8">
        <w:rPr>
          <w:rFonts w:ascii="Helvetica" w:hAnsi="Helvetica"/>
        </w:rPr>
        <w:t>css</w:t>
      </w:r>
      <w:proofErr w:type="spellEnd"/>
      <w:r w:rsidR="00D51030" w:rsidRPr="00A844D8">
        <w:rPr>
          <w:rFonts w:ascii="Helvetica" w:hAnsi="Helvetica"/>
        </w:rPr>
        <w:t>/base.css as required.</w:t>
      </w:r>
      <w:r w:rsidRPr="00A844D8">
        <w:rPr>
          <w:rFonts w:ascii="Helvetica" w:hAnsi="Helvetica"/>
        </w:rPr>
        <w:t xml:space="preserve"> </w:t>
      </w:r>
    </w:p>
    <w:p w14:paraId="20E0C715" w14:textId="04F65326" w:rsidR="006E312F" w:rsidRPr="00A844D8" w:rsidRDefault="00D51030">
      <w:pPr>
        <w:rPr>
          <w:rFonts w:ascii="Helvetica" w:hAnsi="Helvetica"/>
        </w:rPr>
      </w:pPr>
      <w:r w:rsidRPr="00A844D8">
        <w:rPr>
          <w:rFonts w:ascii="Helvetica" w:hAnsi="Helvetica"/>
        </w:rPr>
        <w:t>Page specific stylings are separated by comments.</w:t>
      </w:r>
    </w:p>
    <w:p w14:paraId="6A4231E4" w14:textId="4EE40FEC" w:rsidR="006E312F" w:rsidRDefault="00D51030">
      <w:pPr>
        <w:rPr>
          <w:rFonts w:ascii="Helvetica" w:hAnsi="Helvetica"/>
        </w:rPr>
      </w:pPr>
      <w:r w:rsidRPr="00A844D8">
        <w:rPr>
          <w:rFonts w:ascii="Helvetica" w:hAnsi="Helvetica"/>
        </w:rPr>
        <w:t xml:space="preserve">Bootstrap cards were used to showcase recipes on continent pages. Alongside this, we added a simple animation with </w:t>
      </w:r>
      <w:r w:rsidR="004D0043" w:rsidRPr="00A844D8">
        <w:rPr>
          <w:rFonts w:ascii="Helvetica" w:hAnsi="Helvetica"/>
        </w:rPr>
        <w:t>CSS</w:t>
      </w:r>
      <w:r w:rsidRPr="00A844D8">
        <w:rPr>
          <w:rFonts w:ascii="Helvetica" w:hAnsi="Helvetica"/>
        </w:rPr>
        <w:t xml:space="preserve"> called </w:t>
      </w:r>
      <w:proofErr w:type="spellStart"/>
      <w:r w:rsidRPr="00A844D8">
        <w:rPr>
          <w:rFonts w:ascii="Helvetica" w:hAnsi="Helvetica"/>
        </w:rPr>
        <w:t>hvr</w:t>
      </w:r>
      <w:proofErr w:type="spellEnd"/>
      <w:r w:rsidRPr="00A844D8">
        <w:rPr>
          <w:rFonts w:ascii="Helvetica" w:hAnsi="Helvetica"/>
        </w:rPr>
        <w:t>-grow which can be demonstrated on any continent page.</w:t>
      </w:r>
    </w:p>
    <w:p w14:paraId="1E43AC4D" w14:textId="77777777" w:rsidR="0067375B" w:rsidRPr="00A844D8" w:rsidRDefault="0067375B">
      <w:pPr>
        <w:rPr>
          <w:rFonts w:ascii="Helvetica" w:hAnsi="Helvetica"/>
        </w:rPr>
      </w:pPr>
    </w:p>
    <w:p w14:paraId="0880D9B0" w14:textId="77777777" w:rsidR="006E312F" w:rsidRPr="00A844D8" w:rsidRDefault="006E312F">
      <w:pPr>
        <w:rPr>
          <w:rFonts w:ascii="Helvetica" w:hAnsi="Helvetica"/>
        </w:rPr>
      </w:pPr>
    </w:p>
    <w:p w14:paraId="522BF0F4" w14:textId="6A6A5D37" w:rsidR="006E312F" w:rsidRPr="00A844D8" w:rsidRDefault="003D6C43">
      <w:pPr>
        <w:rPr>
          <w:rFonts w:ascii="Helvetica" w:hAnsi="Helvetica"/>
        </w:rPr>
      </w:pPr>
      <w:r>
        <w:rPr>
          <w:rFonts w:ascii="Helvetica" w:hAnsi="Helvetica"/>
          <w:b/>
          <w:sz w:val="28"/>
          <w:szCs w:val="28"/>
        </w:rPr>
        <w:lastRenderedPageBreak/>
        <w:t>3. Prototypes</w:t>
      </w:r>
    </w:p>
    <w:p w14:paraId="7AC7AD6F" w14:textId="77777777" w:rsidR="006E312F" w:rsidRPr="00A844D8" w:rsidRDefault="00D51030">
      <w:pPr>
        <w:rPr>
          <w:rFonts w:ascii="Helvetica" w:hAnsi="Helvetica"/>
        </w:rPr>
      </w:pPr>
      <w:r w:rsidRPr="00A844D8">
        <w:rPr>
          <w:rFonts w:ascii="Helvetica" w:hAnsi="Helvetica"/>
        </w:rPr>
        <w:t>We have two prototype pages that were used in creating recipe pages and continent pages.</w:t>
      </w:r>
    </w:p>
    <w:p w14:paraId="595571A3" w14:textId="2486112D" w:rsidR="006E312F" w:rsidRPr="00A844D8" w:rsidRDefault="00D51030">
      <w:pPr>
        <w:rPr>
          <w:rFonts w:ascii="Helvetica" w:hAnsi="Helvetica"/>
        </w:rPr>
      </w:pPr>
      <w:r w:rsidRPr="00A844D8">
        <w:rPr>
          <w:rFonts w:ascii="Helvetica" w:hAnsi="Helvetica"/>
        </w:rPr>
        <w:t>We tested how the</w:t>
      </w:r>
      <w:r w:rsidR="00A844D8" w:rsidRPr="00A844D8">
        <w:rPr>
          <w:rFonts w:ascii="Helvetica" w:hAnsi="Helvetica"/>
        </w:rPr>
        <w:t>se</w:t>
      </w:r>
      <w:r w:rsidRPr="00A844D8">
        <w:rPr>
          <w:rFonts w:ascii="Helvetica" w:hAnsi="Helvetica"/>
        </w:rPr>
        <w:t xml:space="preserve"> pages </w:t>
      </w:r>
      <w:r w:rsidR="00A844D8" w:rsidRPr="00A844D8">
        <w:rPr>
          <w:rFonts w:ascii="Helvetica" w:hAnsi="Helvetica"/>
        </w:rPr>
        <w:t>display</w:t>
      </w:r>
      <w:r w:rsidRPr="00A844D8">
        <w:rPr>
          <w:rFonts w:ascii="Helvetica" w:hAnsi="Helvetica"/>
        </w:rPr>
        <w:t xml:space="preserve"> on IE9, Firefox, Chrome and </w:t>
      </w:r>
      <w:r w:rsidRPr="0067375B">
        <w:rPr>
          <w:rFonts w:ascii="Helvetica" w:eastAsia="Microsoft YaHei" w:hAnsi="Helvetica" w:cs="Microsoft YaHei"/>
        </w:rPr>
        <w:t>Microsoft Edge</w:t>
      </w:r>
      <w:r w:rsidRPr="00A844D8">
        <w:rPr>
          <w:rFonts w:ascii="Helvetica" w:hAnsi="Helvetica"/>
        </w:rPr>
        <w:t>. They all render equivalently.</w:t>
      </w:r>
    </w:p>
    <w:p w14:paraId="3DF54CDC" w14:textId="77777777" w:rsidR="006E312F" w:rsidRPr="00A844D8" w:rsidRDefault="006E312F">
      <w:pPr>
        <w:rPr>
          <w:rFonts w:ascii="Helvetica" w:hAnsi="Helvetica"/>
        </w:rPr>
      </w:pPr>
    </w:p>
    <w:p w14:paraId="06927B2D" w14:textId="77777777" w:rsidR="006E312F" w:rsidRPr="00A844D8" w:rsidRDefault="00D51030">
      <w:pPr>
        <w:rPr>
          <w:rFonts w:ascii="Helvetica" w:hAnsi="Helvetica"/>
        </w:rPr>
      </w:pPr>
      <w:r w:rsidRPr="00A844D8">
        <w:rPr>
          <w:rFonts w:ascii="Helvetica" w:hAnsi="Helvetica"/>
        </w:rPr>
        <w:t>We also have forum-prototype-page.html which shows how a forum post will appear once we implement MySQL appropriately.</w:t>
      </w:r>
    </w:p>
    <w:p w14:paraId="3C8C2C5D" w14:textId="77777777" w:rsidR="006E312F" w:rsidRPr="00A844D8" w:rsidRDefault="006E312F">
      <w:pPr>
        <w:rPr>
          <w:rFonts w:ascii="Helvetica" w:hAnsi="Helvetica"/>
        </w:rPr>
      </w:pPr>
    </w:p>
    <w:p w14:paraId="688EBC68" w14:textId="51E7DB17" w:rsidR="006E312F" w:rsidRPr="00A844D8" w:rsidRDefault="00D51030">
      <w:pPr>
        <w:rPr>
          <w:rFonts w:ascii="Helvetica" w:hAnsi="Helvetica"/>
        </w:rPr>
      </w:pPr>
      <w:r w:rsidRPr="00A844D8">
        <w:rPr>
          <w:rFonts w:ascii="Helvetica" w:hAnsi="Helvetica"/>
          <w:b/>
          <w:sz w:val="28"/>
          <w:szCs w:val="28"/>
        </w:rPr>
        <w:t xml:space="preserve">4. Remaining </w:t>
      </w:r>
      <w:r w:rsidR="003D6C43">
        <w:rPr>
          <w:rFonts w:ascii="Helvetica" w:hAnsi="Helvetica"/>
          <w:b/>
          <w:sz w:val="28"/>
          <w:szCs w:val="28"/>
        </w:rPr>
        <w:t>Pages</w:t>
      </w:r>
    </w:p>
    <w:p w14:paraId="46DECCB4" w14:textId="6F23BF4A" w:rsidR="006E312F" w:rsidRPr="00A844D8" w:rsidRDefault="00493271">
      <w:pPr>
        <w:rPr>
          <w:rFonts w:ascii="Helvetica" w:hAnsi="Helvetica"/>
        </w:rPr>
      </w:pPr>
      <w:r w:rsidRPr="00A844D8">
        <w:rPr>
          <w:rFonts w:ascii="Helvetica" w:hAnsi="Helvetica"/>
        </w:rPr>
        <w:t>l</w:t>
      </w:r>
      <w:r w:rsidR="00D51030" w:rsidRPr="00A844D8">
        <w:rPr>
          <w:rFonts w:ascii="Helvetica" w:hAnsi="Helvetica"/>
        </w:rPr>
        <w:t>ogin.html, contact.html, and signup.html use forms which post to http://webdevfoundations.net/scripts/formdemo.asp for now.</w:t>
      </w:r>
    </w:p>
    <w:p w14:paraId="6C5FF6F2" w14:textId="6A33597F" w:rsidR="006E312F" w:rsidRPr="00A844D8" w:rsidRDefault="00D51030">
      <w:pPr>
        <w:rPr>
          <w:rFonts w:ascii="Helvetica" w:hAnsi="Helvetica"/>
        </w:rPr>
      </w:pPr>
      <w:r w:rsidRPr="00A844D8">
        <w:rPr>
          <w:rFonts w:ascii="Helvetica" w:hAnsi="Helvetica"/>
        </w:rPr>
        <w:t xml:space="preserve">When we </w:t>
      </w:r>
      <w:r w:rsidR="004D0043" w:rsidRPr="00A844D8">
        <w:rPr>
          <w:rFonts w:ascii="Helvetica" w:hAnsi="Helvetica"/>
        </w:rPr>
        <w:t>cover</w:t>
      </w:r>
      <w:r w:rsidRPr="00A844D8">
        <w:rPr>
          <w:rFonts w:ascii="Helvetica" w:hAnsi="Helvetica"/>
        </w:rPr>
        <w:t xml:space="preserve"> JavaScript</w:t>
      </w:r>
      <w:r w:rsidR="004D0043" w:rsidRPr="00A844D8">
        <w:rPr>
          <w:rFonts w:ascii="Helvetica" w:hAnsi="Helvetica"/>
        </w:rPr>
        <w:t>,</w:t>
      </w:r>
      <w:r w:rsidRPr="00A844D8">
        <w:rPr>
          <w:rFonts w:ascii="Helvetica" w:hAnsi="Helvetica"/>
        </w:rPr>
        <w:t xml:space="preserve"> we will add </w:t>
      </w:r>
      <w:r w:rsidR="004D0043" w:rsidRPr="00A844D8">
        <w:rPr>
          <w:rFonts w:ascii="Helvetica" w:hAnsi="Helvetica"/>
        </w:rPr>
        <w:t xml:space="preserve">client side validation to the forms and </w:t>
      </w:r>
    </w:p>
    <w:p w14:paraId="38918EC9" w14:textId="162EFE90" w:rsidR="006E312F" w:rsidRPr="00A844D8" w:rsidRDefault="00D51030">
      <w:pPr>
        <w:rPr>
          <w:rFonts w:ascii="Helvetica" w:hAnsi="Helvetica"/>
        </w:rPr>
      </w:pPr>
      <w:r w:rsidRPr="00A844D8">
        <w:rPr>
          <w:rFonts w:ascii="Helvetica" w:hAnsi="Helvetica"/>
        </w:rPr>
        <w:t xml:space="preserve">functionality </w:t>
      </w:r>
      <w:r w:rsidR="004D0043" w:rsidRPr="00A844D8">
        <w:rPr>
          <w:rFonts w:ascii="Helvetica" w:hAnsi="Helvetica"/>
        </w:rPr>
        <w:t>to the home page navigation</w:t>
      </w:r>
      <w:r w:rsidRPr="00A844D8">
        <w:rPr>
          <w:rFonts w:ascii="Helvetica" w:hAnsi="Helvetica"/>
        </w:rPr>
        <w:t>. Hence the temporary links.</w:t>
      </w:r>
    </w:p>
    <w:p w14:paraId="0D327C4A" w14:textId="77777777" w:rsidR="006E312F" w:rsidRPr="00A844D8" w:rsidRDefault="006E312F">
      <w:pPr>
        <w:rPr>
          <w:rFonts w:ascii="Helvetica" w:hAnsi="Helvetica"/>
        </w:rPr>
      </w:pPr>
    </w:p>
    <w:p w14:paraId="64D6D83B" w14:textId="77777777" w:rsidR="006E312F" w:rsidRPr="00A844D8" w:rsidRDefault="006E312F">
      <w:pPr>
        <w:rPr>
          <w:rFonts w:ascii="Helvetica" w:hAnsi="Helvetica"/>
        </w:rPr>
      </w:pPr>
    </w:p>
    <w:p w14:paraId="213235DD" w14:textId="5AE07E94" w:rsidR="006E312F" w:rsidRPr="00A844D8" w:rsidRDefault="003D6C43">
      <w:pPr>
        <w:rPr>
          <w:rFonts w:ascii="Helvetica" w:hAnsi="Helvetica"/>
        </w:rPr>
      </w:pPr>
      <w:r>
        <w:rPr>
          <w:rFonts w:ascii="Helvetica" w:hAnsi="Helvetica"/>
          <w:b/>
          <w:sz w:val="28"/>
          <w:szCs w:val="28"/>
        </w:rPr>
        <w:t>5. Testing</w:t>
      </w:r>
    </w:p>
    <w:p w14:paraId="1E491E61" w14:textId="77777777" w:rsidR="006E312F" w:rsidRPr="00A844D8" w:rsidRDefault="00D51030">
      <w:pPr>
        <w:rPr>
          <w:rFonts w:ascii="Helvetica" w:hAnsi="Helvetica"/>
        </w:rPr>
      </w:pPr>
      <w:r w:rsidRPr="00A844D8">
        <w:rPr>
          <w:rFonts w:ascii="Helvetica" w:hAnsi="Helvetica"/>
          <w:b/>
        </w:rPr>
        <w:t>5.1 A/B testing</w:t>
      </w:r>
    </w:p>
    <w:p w14:paraId="761F2077" w14:textId="77777777" w:rsidR="006E312F" w:rsidRPr="00A844D8" w:rsidRDefault="00D51030">
      <w:pPr>
        <w:rPr>
          <w:rFonts w:ascii="Helvetica" w:hAnsi="Helvetica"/>
        </w:rPr>
      </w:pPr>
      <w:r w:rsidRPr="00A844D8">
        <w:rPr>
          <w:rFonts w:ascii="Helvetica" w:hAnsi="Helvetica"/>
        </w:rPr>
        <w:t>We conducted an internal A/B testing on the main color scheme of our website with:</w:t>
      </w:r>
    </w:p>
    <w:p w14:paraId="232D5C09" w14:textId="77777777" w:rsidR="006E312F" w:rsidRPr="00A844D8" w:rsidRDefault="006E312F">
      <w:pPr>
        <w:rPr>
          <w:rFonts w:ascii="Helvetica" w:hAnsi="Helvetica"/>
        </w:rPr>
      </w:pPr>
    </w:p>
    <w:p w14:paraId="1E3080D7" w14:textId="32C57D00" w:rsidR="006E312F" w:rsidRPr="00A844D8" w:rsidRDefault="00D51030">
      <w:pPr>
        <w:rPr>
          <w:rFonts w:ascii="Helvetica" w:hAnsi="Helvetica"/>
        </w:rPr>
      </w:pPr>
      <w:r w:rsidRPr="00A844D8">
        <w:rPr>
          <w:rFonts w:ascii="Helvetica" w:hAnsi="Helvetica"/>
        </w:rPr>
        <w:t xml:space="preserve">A: The dark gray </w:t>
      </w:r>
      <w:r w:rsidR="00B74E9F">
        <w:rPr>
          <w:rFonts w:ascii="Helvetica" w:hAnsi="Helvetica"/>
        </w:rPr>
        <w:t xml:space="preserve">default Bootstrap </w:t>
      </w:r>
      <w:proofErr w:type="spellStart"/>
      <w:r w:rsidR="00B74E9F">
        <w:rPr>
          <w:rFonts w:ascii="Helvetica" w:hAnsi="Helvetica"/>
        </w:rPr>
        <w:t>colour</w:t>
      </w:r>
      <w:proofErr w:type="spellEnd"/>
      <w:r w:rsidR="00516CBB">
        <w:rPr>
          <w:rFonts w:ascii="Helvetica" w:hAnsi="Helvetica"/>
        </w:rPr>
        <w:t>.</w:t>
      </w:r>
    </w:p>
    <w:p w14:paraId="45CB7B17" w14:textId="77777777" w:rsidR="006E312F" w:rsidRPr="00A844D8" w:rsidRDefault="00D51030">
      <w:pPr>
        <w:rPr>
          <w:rFonts w:ascii="Helvetica" w:hAnsi="Helvetica"/>
        </w:rPr>
      </w:pPr>
      <w:r w:rsidRPr="00A844D8">
        <w:rPr>
          <w:rFonts w:ascii="Helvetica" w:hAnsi="Helvetica"/>
          <w:noProof/>
          <w:lang w:val="en-CA" w:eastAsia="en-CA"/>
        </w:rPr>
        <w:drawing>
          <wp:inline distT="114300" distB="114300" distL="114300" distR="114300" wp14:anchorId="321264BF" wp14:editId="06AFC7D6">
            <wp:extent cx="5731200" cy="293370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a:srcRect/>
                    <a:stretch>
                      <a:fillRect/>
                    </a:stretch>
                  </pic:blipFill>
                  <pic:spPr>
                    <a:xfrm>
                      <a:off x="0" y="0"/>
                      <a:ext cx="5731200" cy="2933700"/>
                    </a:xfrm>
                    <a:prstGeom prst="rect">
                      <a:avLst/>
                    </a:prstGeom>
                    <a:ln/>
                  </pic:spPr>
                </pic:pic>
              </a:graphicData>
            </a:graphic>
          </wp:inline>
        </w:drawing>
      </w:r>
    </w:p>
    <w:p w14:paraId="2A3E0A08" w14:textId="77777777" w:rsidR="006E312F" w:rsidRPr="00A844D8" w:rsidRDefault="006E312F">
      <w:pPr>
        <w:rPr>
          <w:rFonts w:ascii="Helvetica" w:hAnsi="Helvetica"/>
        </w:rPr>
      </w:pPr>
    </w:p>
    <w:p w14:paraId="709A0B56" w14:textId="77777777" w:rsidR="00C101EF" w:rsidRDefault="00C101EF">
      <w:pPr>
        <w:rPr>
          <w:rFonts w:ascii="Helvetica" w:hAnsi="Helvetica"/>
        </w:rPr>
      </w:pPr>
    </w:p>
    <w:p w14:paraId="3A5974B7" w14:textId="2BF15D14" w:rsidR="00C101EF" w:rsidRDefault="00C101EF">
      <w:pPr>
        <w:rPr>
          <w:rFonts w:ascii="Helvetica" w:hAnsi="Helvetica"/>
        </w:rPr>
      </w:pPr>
    </w:p>
    <w:p w14:paraId="4ADFE644" w14:textId="77777777" w:rsidR="00C101EF" w:rsidRDefault="00C101EF">
      <w:pPr>
        <w:rPr>
          <w:rFonts w:ascii="Helvetica" w:hAnsi="Helvetica"/>
        </w:rPr>
      </w:pPr>
    </w:p>
    <w:p w14:paraId="7B571C33" w14:textId="77777777" w:rsidR="00C101EF" w:rsidRDefault="00C101EF">
      <w:pPr>
        <w:rPr>
          <w:rFonts w:ascii="Helvetica" w:hAnsi="Helvetica"/>
        </w:rPr>
      </w:pPr>
    </w:p>
    <w:p w14:paraId="0DC4DCD0" w14:textId="77777777" w:rsidR="00C101EF" w:rsidRDefault="00C101EF">
      <w:pPr>
        <w:rPr>
          <w:rFonts w:ascii="Helvetica" w:hAnsi="Helvetica"/>
        </w:rPr>
      </w:pPr>
    </w:p>
    <w:p w14:paraId="7B38E047" w14:textId="57D7C229" w:rsidR="00C101EF" w:rsidRDefault="00C101EF">
      <w:pPr>
        <w:rPr>
          <w:rFonts w:ascii="Helvetica" w:hAnsi="Helvetica"/>
        </w:rPr>
      </w:pPr>
    </w:p>
    <w:p w14:paraId="0B407ECE" w14:textId="54D8F679" w:rsidR="00F636EA" w:rsidRDefault="00F636EA">
      <w:pPr>
        <w:rPr>
          <w:rFonts w:ascii="Helvetica" w:hAnsi="Helvetica"/>
        </w:rPr>
      </w:pPr>
    </w:p>
    <w:p w14:paraId="22745F31" w14:textId="666FB820" w:rsidR="00F636EA" w:rsidRDefault="00F636EA">
      <w:pPr>
        <w:rPr>
          <w:rFonts w:ascii="Helvetica" w:hAnsi="Helvetica"/>
        </w:rPr>
      </w:pPr>
    </w:p>
    <w:p w14:paraId="66F79849" w14:textId="0937F1CC" w:rsidR="00F636EA" w:rsidRDefault="00F636EA">
      <w:pPr>
        <w:rPr>
          <w:rFonts w:ascii="Helvetica" w:hAnsi="Helvetica"/>
        </w:rPr>
      </w:pPr>
    </w:p>
    <w:p w14:paraId="10481265" w14:textId="77777777" w:rsidR="00F636EA" w:rsidRDefault="00F636EA">
      <w:pPr>
        <w:rPr>
          <w:rFonts w:ascii="Helvetica" w:hAnsi="Helvetica"/>
        </w:rPr>
      </w:pPr>
    </w:p>
    <w:p w14:paraId="2913A53B" w14:textId="733340C1" w:rsidR="006E312F" w:rsidRPr="00A844D8" w:rsidRDefault="00D51030">
      <w:pPr>
        <w:rPr>
          <w:rFonts w:ascii="Helvetica" w:hAnsi="Helvetica"/>
        </w:rPr>
      </w:pPr>
      <w:r w:rsidRPr="00A844D8">
        <w:rPr>
          <w:rFonts w:ascii="Helvetica" w:hAnsi="Helvetica"/>
        </w:rPr>
        <w:lastRenderedPageBreak/>
        <w:t xml:space="preserve">B: </w:t>
      </w:r>
      <w:r w:rsidR="00516CBB">
        <w:rPr>
          <w:rFonts w:ascii="Helvetica" w:hAnsi="Helvetica"/>
        </w:rPr>
        <w:t>A</w:t>
      </w:r>
      <w:r w:rsidRPr="00A844D8">
        <w:rPr>
          <w:rFonts w:ascii="Helvetica" w:hAnsi="Helvetica"/>
        </w:rPr>
        <w:t xml:space="preserve"> proposed color </w:t>
      </w:r>
      <w:r w:rsidR="00516CBB">
        <w:rPr>
          <w:rFonts w:ascii="Helvetica" w:hAnsi="Helvetica"/>
        </w:rPr>
        <w:t>from</w:t>
      </w:r>
      <w:r w:rsidRPr="00A844D8">
        <w:rPr>
          <w:rFonts w:ascii="Helvetica" w:hAnsi="Helvetica"/>
        </w:rPr>
        <w:t xml:space="preserve"> milestone 2</w:t>
      </w:r>
    </w:p>
    <w:p w14:paraId="71B6977B" w14:textId="77777777" w:rsidR="006E312F" w:rsidRPr="00A844D8" w:rsidRDefault="00D51030">
      <w:pPr>
        <w:rPr>
          <w:rFonts w:ascii="Helvetica" w:hAnsi="Helvetica"/>
        </w:rPr>
      </w:pPr>
      <w:r w:rsidRPr="00A844D8">
        <w:rPr>
          <w:rFonts w:ascii="Helvetica" w:hAnsi="Helvetica"/>
          <w:noProof/>
          <w:lang w:val="en-CA" w:eastAsia="en-CA"/>
        </w:rPr>
        <w:drawing>
          <wp:inline distT="114300" distB="114300" distL="114300" distR="114300" wp14:anchorId="2092050E" wp14:editId="1CD8B94A">
            <wp:extent cx="5731200" cy="294640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rcRect/>
                    <a:stretch>
                      <a:fillRect/>
                    </a:stretch>
                  </pic:blipFill>
                  <pic:spPr>
                    <a:xfrm>
                      <a:off x="0" y="0"/>
                      <a:ext cx="5731200" cy="2946400"/>
                    </a:xfrm>
                    <a:prstGeom prst="rect">
                      <a:avLst/>
                    </a:prstGeom>
                    <a:ln/>
                  </pic:spPr>
                </pic:pic>
              </a:graphicData>
            </a:graphic>
          </wp:inline>
        </w:drawing>
      </w:r>
    </w:p>
    <w:p w14:paraId="04DE3BBA" w14:textId="77777777" w:rsidR="006E312F" w:rsidRPr="00A844D8" w:rsidRDefault="006E312F">
      <w:pPr>
        <w:rPr>
          <w:rFonts w:ascii="Helvetica" w:hAnsi="Helvetica"/>
        </w:rPr>
      </w:pPr>
    </w:p>
    <w:p w14:paraId="5CA613BA" w14:textId="77777777" w:rsidR="006E312F" w:rsidRPr="00A844D8" w:rsidRDefault="00D51030">
      <w:pPr>
        <w:rPr>
          <w:rFonts w:ascii="Helvetica" w:hAnsi="Helvetica"/>
        </w:rPr>
      </w:pPr>
      <w:r w:rsidRPr="00A844D8">
        <w:rPr>
          <w:rFonts w:ascii="Helvetica" w:hAnsi="Helvetica"/>
        </w:rPr>
        <w:t>A total number of 5 people voted in this test, the result is:</w:t>
      </w:r>
    </w:p>
    <w:p w14:paraId="6A4FB982" w14:textId="77777777" w:rsidR="006E312F" w:rsidRPr="00A844D8" w:rsidRDefault="006E312F">
      <w:pPr>
        <w:rPr>
          <w:rFonts w:ascii="Helvetica" w:hAnsi="Helvetica"/>
        </w:rPr>
      </w:pPr>
    </w:p>
    <w:p w14:paraId="0F8CA27F" w14:textId="77777777" w:rsidR="006E312F" w:rsidRPr="00A844D8" w:rsidRDefault="00D51030">
      <w:pPr>
        <w:rPr>
          <w:rFonts w:ascii="Helvetica" w:hAnsi="Helvetica"/>
        </w:rPr>
      </w:pPr>
      <w:r w:rsidRPr="00A844D8">
        <w:rPr>
          <w:rFonts w:ascii="Helvetica" w:hAnsi="Helvetica"/>
        </w:rPr>
        <w:t>A: 1</w:t>
      </w:r>
    </w:p>
    <w:p w14:paraId="214295B1" w14:textId="77777777" w:rsidR="006E312F" w:rsidRPr="00A844D8" w:rsidRDefault="00D51030">
      <w:pPr>
        <w:rPr>
          <w:rFonts w:ascii="Helvetica" w:hAnsi="Helvetica"/>
        </w:rPr>
      </w:pPr>
      <w:r w:rsidRPr="00A844D8">
        <w:rPr>
          <w:rFonts w:ascii="Helvetica" w:hAnsi="Helvetica"/>
        </w:rPr>
        <w:t>B: 4</w:t>
      </w:r>
    </w:p>
    <w:p w14:paraId="12755995" w14:textId="77777777" w:rsidR="006E312F" w:rsidRPr="00A844D8" w:rsidRDefault="006E312F">
      <w:pPr>
        <w:rPr>
          <w:rFonts w:ascii="Helvetica" w:hAnsi="Helvetica"/>
        </w:rPr>
      </w:pPr>
    </w:p>
    <w:p w14:paraId="3AFA5809" w14:textId="6E861587" w:rsidR="006E312F" w:rsidRPr="00A844D8" w:rsidRDefault="00420B8B">
      <w:pPr>
        <w:rPr>
          <w:rFonts w:ascii="Helvetica" w:hAnsi="Helvetica"/>
        </w:rPr>
      </w:pPr>
      <w:r>
        <w:rPr>
          <w:rFonts w:ascii="Helvetica" w:hAnsi="Helvetica"/>
        </w:rPr>
        <w:t xml:space="preserve">For now, we have decided the brown </w:t>
      </w:r>
      <w:proofErr w:type="spellStart"/>
      <w:r>
        <w:rPr>
          <w:rFonts w:ascii="Helvetica" w:hAnsi="Helvetica"/>
        </w:rPr>
        <w:t>colour</w:t>
      </w:r>
      <w:proofErr w:type="spellEnd"/>
      <w:r>
        <w:rPr>
          <w:rFonts w:ascii="Helvetica" w:hAnsi="Helvetica"/>
        </w:rPr>
        <w:t>. We will conduct further</w:t>
      </w:r>
      <w:r w:rsidR="00DD0448">
        <w:rPr>
          <w:rFonts w:ascii="Helvetica" w:hAnsi="Helvetica"/>
        </w:rPr>
        <w:t xml:space="preserve"> A/B</w:t>
      </w:r>
      <w:r>
        <w:rPr>
          <w:rFonts w:ascii="Helvetica" w:hAnsi="Helvetica"/>
        </w:rPr>
        <w:t xml:space="preserve"> testing when the website is fully developed.</w:t>
      </w:r>
    </w:p>
    <w:p w14:paraId="31101FDF" w14:textId="77777777" w:rsidR="006E312F" w:rsidRPr="00A844D8" w:rsidRDefault="006E312F">
      <w:pPr>
        <w:rPr>
          <w:rFonts w:ascii="Helvetica" w:hAnsi="Helvetica"/>
        </w:rPr>
      </w:pPr>
    </w:p>
    <w:p w14:paraId="52A3763E" w14:textId="1DBF0A65" w:rsidR="006E312F" w:rsidRPr="008D158B" w:rsidRDefault="00D51030">
      <w:pPr>
        <w:rPr>
          <w:rFonts w:ascii="Helvetica" w:hAnsi="Helvetica"/>
        </w:rPr>
      </w:pPr>
      <w:r w:rsidRPr="008D158B">
        <w:rPr>
          <w:rFonts w:ascii="Helvetica" w:hAnsi="Helvetica"/>
          <w:b/>
        </w:rPr>
        <w:t xml:space="preserve">5.2 Browser </w:t>
      </w:r>
      <w:r w:rsidR="007B1DC0">
        <w:rPr>
          <w:rFonts w:ascii="Helvetica" w:eastAsia="Microsoft YaHei" w:hAnsi="Helvetica" w:cs="Microsoft YaHei"/>
          <w:b/>
        </w:rPr>
        <w:t>Testing</w:t>
      </w:r>
    </w:p>
    <w:p w14:paraId="63FC0642" w14:textId="36226457" w:rsidR="006E312F" w:rsidRPr="00A844D8" w:rsidRDefault="00D51030">
      <w:pPr>
        <w:rPr>
          <w:rFonts w:ascii="Helvetica" w:hAnsi="Helvetica"/>
        </w:rPr>
      </w:pPr>
      <w:r w:rsidRPr="00A844D8">
        <w:rPr>
          <w:rFonts w:ascii="Helvetica" w:eastAsia="Microsoft YaHei" w:hAnsi="Helvetica" w:cs="Microsoft YaHei"/>
          <w:sz w:val="21"/>
          <w:szCs w:val="21"/>
        </w:rPr>
        <w:t xml:space="preserve">We tested our website thoroughly on the </w:t>
      </w:r>
      <w:r w:rsidR="00C47A69">
        <w:rPr>
          <w:rFonts w:ascii="Helvetica" w:eastAsia="Microsoft YaHei" w:hAnsi="Helvetica" w:cs="Microsoft YaHei"/>
          <w:sz w:val="21"/>
          <w:szCs w:val="21"/>
        </w:rPr>
        <w:t>most common browsers:</w:t>
      </w:r>
    </w:p>
    <w:p w14:paraId="5688F4BB" w14:textId="027B131A" w:rsidR="006E312F" w:rsidRPr="00A844D8" w:rsidRDefault="00C47A69">
      <w:pPr>
        <w:numPr>
          <w:ilvl w:val="0"/>
          <w:numId w:val="1"/>
        </w:numPr>
        <w:ind w:hanging="360"/>
        <w:contextualSpacing/>
        <w:rPr>
          <w:rFonts w:ascii="Helvetica" w:eastAsia="Microsoft YaHei" w:hAnsi="Helvetica" w:cs="Microsoft YaHei"/>
          <w:sz w:val="21"/>
          <w:szCs w:val="21"/>
        </w:rPr>
      </w:pPr>
      <w:r>
        <w:rPr>
          <w:rFonts w:ascii="Helvetica" w:eastAsia="Microsoft YaHei" w:hAnsi="Helvetica" w:cs="Microsoft YaHei"/>
          <w:sz w:val="21"/>
          <w:szCs w:val="21"/>
        </w:rPr>
        <w:t>Firef</w:t>
      </w:r>
      <w:r w:rsidR="00D51030" w:rsidRPr="00A844D8">
        <w:rPr>
          <w:rFonts w:ascii="Helvetica" w:eastAsia="Microsoft YaHei" w:hAnsi="Helvetica" w:cs="Microsoft YaHei"/>
          <w:sz w:val="21"/>
          <w:szCs w:val="21"/>
        </w:rPr>
        <w:t>ox</w:t>
      </w:r>
    </w:p>
    <w:p w14:paraId="5F219335" w14:textId="77777777" w:rsidR="006E312F" w:rsidRPr="00A844D8" w:rsidRDefault="00D51030">
      <w:pPr>
        <w:numPr>
          <w:ilvl w:val="0"/>
          <w:numId w:val="1"/>
        </w:numPr>
        <w:ind w:hanging="360"/>
        <w:contextualSpacing/>
        <w:rPr>
          <w:rFonts w:ascii="Helvetica" w:eastAsia="Microsoft YaHei" w:hAnsi="Helvetica" w:cs="Microsoft YaHei"/>
          <w:sz w:val="21"/>
          <w:szCs w:val="21"/>
        </w:rPr>
      </w:pPr>
      <w:r w:rsidRPr="00A844D8">
        <w:rPr>
          <w:rFonts w:ascii="Helvetica" w:eastAsia="Microsoft YaHei" w:hAnsi="Helvetica" w:cs="Microsoft YaHei"/>
          <w:sz w:val="21"/>
          <w:szCs w:val="21"/>
        </w:rPr>
        <w:t>Chrome</w:t>
      </w:r>
    </w:p>
    <w:p w14:paraId="261939F6" w14:textId="77777777" w:rsidR="006E312F" w:rsidRPr="00A844D8" w:rsidRDefault="00D51030">
      <w:pPr>
        <w:numPr>
          <w:ilvl w:val="0"/>
          <w:numId w:val="1"/>
        </w:numPr>
        <w:ind w:hanging="360"/>
        <w:contextualSpacing/>
        <w:rPr>
          <w:rFonts w:ascii="Helvetica" w:eastAsia="Microsoft YaHei" w:hAnsi="Helvetica" w:cs="Microsoft YaHei"/>
          <w:sz w:val="21"/>
          <w:szCs w:val="21"/>
        </w:rPr>
      </w:pPr>
      <w:r w:rsidRPr="00A844D8">
        <w:rPr>
          <w:rFonts w:ascii="Helvetica" w:eastAsia="Microsoft YaHei" w:hAnsi="Helvetica" w:cs="Microsoft YaHei"/>
          <w:sz w:val="21"/>
          <w:szCs w:val="21"/>
        </w:rPr>
        <w:t>IE</w:t>
      </w:r>
    </w:p>
    <w:p w14:paraId="30D166D0" w14:textId="77777777" w:rsidR="006E312F" w:rsidRPr="00A844D8" w:rsidRDefault="00D51030">
      <w:pPr>
        <w:numPr>
          <w:ilvl w:val="0"/>
          <w:numId w:val="1"/>
        </w:numPr>
        <w:ind w:hanging="360"/>
        <w:contextualSpacing/>
        <w:rPr>
          <w:rFonts w:ascii="Helvetica" w:eastAsia="Microsoft YaHei" w:hAnsi="Helvetica" w:cs="Microsoft YaHei"/>
          <w:sz w:val="21"/>
          <w:szCs w:val="21"/>
        </w:rPr>
      </w:pPr>
      <w:r w:rsidRPr="00A844D8">
        <w:rPr>
          <w:rFonts w:ascii="Helvetica" w:eastAsia="Microsoft YaHei" w:hAnsi="Helvetica" w:cs="Microsoft YaHei"/>
          <w:sz w:val="21"/>
          <w:szCs w:val="21"/>
        </w:rPr>
        <w:t>Microsoft Edge</w:t>
      </w:r>
    </w:p>
    <w:p w14:paraId="6C62083C" w14:textId="1A5ECA77" w:rsidR="006E312F" w:rsidRPr="00A844D8" w:rsidRDefault="00D51030">
      <w:pPr>
        <w:rPr>
          <w:rFonts w:ascii="Helvetica" w:hAnsi="Helvetica"/>
        </w:rPr>
      </w:pPr>
      <w:r w:rsidRPr="00A844D8">
        <w:rPr>
          <w:rFonts w:ascii="Helvetica" w:eastAsia="Microsoft YaHei" w:hAnsi="Helvetica" w:cs="Microsoft YaHei"/>
          <w:sz w:val="21"/>
          <w:szCs w:val="21"/>
        </w:rPr>
        <w:t xml:space="preserve">All webpages </w:t>
      </w:r>
      <w:r w:rsidR="0061465E">
        <w:rPr>
          <w:rFonts w:ascii="Helvetica" w:eastAsia="Microsoft YaHei" w:hAnsi="Helvetica" w:cs="Microsoft YaHei"/>
          <w:sz w:val="21"/>
          <w:szCs w:val="21"/>
        </w:rPr>
        <w:t>displayed as intended</w:t>
      </w:r>
      <w:r w:rsidR="008726ED">
        <w:rPr>
          <w:rFonts w:ascii="Helvetica" w:eastAsia="Microsoft YaHei" w:hAnsi="Helvetica" w:cs="Microsoft YaHei"/>
          <w:sz w:val="21"/>
          <w:szCs w:val="21"/>
        </w:rPr>
        <w:t>.</w:t>
      </w:r>
    </w:p>
    <w:p w14:paraId="07E2DB5D" w14:textId="77777777" w:rsidR="006E312F" w:rsidRPr="00A844D8" w:rsidRDefault="006E312F">
      <w:pPr>
        <w:rPr>
          <w:rFonts w:ascii="Helvetica" w:hAnsi="Helvetica"/>
        </w:rPr>
      </w:pPr>
    </w:p>
    <w:p w14:paraId="2506321D" w14:textId="32C9C278" w:rsidR="006E312F" w:rsidRPr="00A844D8" w:rsidRDefault="00C101EF">
      <w:pPr>
        <w:rPr>
          <w:rFonts w:ascii="Helvetica" w:hAnsi="Helvetica"/>
        </w:rPr>
      </w:pPr>
      <w:r>
        <w:rPr>
          <w:rFonts w:ascii="Helvetica" w:hAnsi="Helvetica"/>
          <w:b/>
          <w:sz w:val="36"/>
          <w:szCs w:val="36"/>
        </w:rPr>
        <w:t>6. Summary</w:t>
      </w:r>
    </w:p>
    <w:p w14:paraId="79BD4644" w14:textId="77777777" w:rsidR="006E312F" w:rsidRPr="00A844D8" w:rsidRDefault="006E312F">
      <w:pPr>
        <w:rPr>
          <w:rFonts w:ascii="Helvetica" w:hAnsi="Helvetica"/>
        </w:rPr>
      </w:pPr>
    </w:p>
    <w:p w14:paraId="6D3DA6B2" w14:textId="77777777" w:rsidR="006E312F" w:rsidRPr="00A844D8" w:rsidRDefault="00D51030">
      <w:pPr>
        <w:rPr>
          <w:rFonts w:ascii="Helvetica" w:hAnsi="Helvetica"/>
        </w:rPr>
      </w:pPr>
      <w:r w:rsidRPr="00A844D8">
        <w:rPr>
          <w:rFonts w:ascii="Helvetica" w:hAnsi="Helvetica"/>
          <w:b/>
        </w:rPr>
        <w:t>6.1 URL</w:t>
      </w:r>
    </w:p>
    <w:p w14:paraId="7130EE93" w14:textId="20F3F7A6" w:rsidR="006E312F" w:rsidRPr="00A844D8" w:rsidRDefault="008726ED">
      <w:pPr>
        <w:rPr>
          <w:rFonts w:ascii="Helvetica" w:hAnsi="Helvetica"/>
        </w:rPr>
      </w:pPr>
      <w:r>
        <w:rPr>
          <w:rFonts w:ascii="Helvetica" w:hAnsi="Helvetica"/>
        </w:rPr>
        <w:t xml:space="preserve">Our in-progress website can be viewed at </w:t>
      </w:r>
      <w:r w:rsidRPr="008726ED">
        <w:rPr>
          <w:rFonts w:ascii="Helvetica" w:hAnsi="Helvetica"/>
        </w:rPr>
        <w:t>http://79.170.40.34/eat.com/</w:t>
      </w:r>
    </w:p>
    <w:p w14:paraId="7D3D7D9A" w14:textId="77777777" w:rsidR="006E312F" w:rsidRPr="00A844D8" w:rsidRDefault="006E312F">
      <w:pPr>
        <w:rPr>
          <w:rFonts w:ascii="Helvetica" w:hAnsi="Helvetica"/>
        </w:rPr>
      </w:pPr>
    </w:p>
    <w:p w14:paraId="3B08750E" w14:textId="4AFE68DC" w:rsidR="006E312F" w:rsidRPr="00A844D8" w:rsidRDefault="00D51030">
      <w:pPr>
        <w:rPr>
          <w:rFonts w:ascii="Helvetica" w:hAnsi="Helvetica"/>
        </w:rPr>
      </w:pPr>
      <w:r w:rsidRPr="00A844D8">
        <w:rPr>
          <w:rFonts w:ascii="Helvetica" w:hAnsi="Helvetica"/>
          <w:b/>
        </w:rPr>
        <w:t xml:space="preserve">6.2. </w:t>
      </w:r>
      <w:r w:rsidR="002C7E20">
        <w:rPr>
          <w:rFonts w:ascii="Helvetica" w:hAnsi="Helvetica"/>
          <w:b/>
        </w:rPr>
        <w:t>Tasks</w:t>
      </w:r>
      <w:r w:rsidRPr="00A844D8">
        <w:rPr>
          <w:rFonts w:ascii="Helvetica" w:hAnsi="Helvetica"/>
          <w:b/>
        </w:rPr>
        <w:t xml:space="preserve"> completed</w:t>
      </w:r>
    </w:p>
    <w:p w14:paraId="4E7F7A85" w14:textId="77777777" w:rsidR="006E312F" w:rsidRPr="00A844D8" w:rsidRDefault="00D51030">
      <w:pPr>
        <w:rPr>
          <w:rFonts w:ascii="Helvetica" w:hAnsi="Helvetica"/>
        </w:rPr>
      </w:pPr>
      <w:r w:rsidRPr="00A844D8">
        <w:rPr>
          <w:rFonts w:ascii="Helvetica" w:hAnsi="Helvetica"/>
        </w:rPr>
        <w:t>We used GitHub to work together with our conflicting schedules.</w:t>
      </w:r>
    </w:p>
    <w:p w14:paraId="0B8C1164" w14:textId="23DD7EB7" w:rsidR="006E312F" w:rsidRPr="00A844D8" w:rsidRDefault="00D51030">
      <w:pPr>
        <w:rPr>
          <w:rFonts w:ascii="Helvetica" w:hAnsi="Helvetica"/>
        </w:rPr>
      </w:pPr>
      <w:r w:rsidRPr="00A844D8">
        <w:rPr>
          <w:rFonts w:ascii="Helvetica" w:hAnsi="Helvetica"/>
        </w:rPr>
        <w:t>We have completed the skeleton layout of our websi</w:t>
      </w:r>
      <w:r w:rsidR="002C7E20">
        <w:rPr>
          <w:rFonts w:ascii="Helvetica" w:hAnsi="Helvetica"/>
        </w:rPr>
        <w:t>te including tables and forms, s</w:t>
      </w:r>
      <w:r w:rsidRPr="00A844D8">
        <w:rPr>
          <w:rFonts w:ascii="Helvetica" w:hAnsi="Helvetica"/>
        </w:rPr>
        <w:t>o every page is working functionally, without JavaScript.</w:t>
      </w:r>
    </w:p>
    <w:p w14:paraId="1783F156" w14:textId="5A50E685" w:rsidR="006E312F" w:rsidRPr="00A844D8" w:rsidRDefault="00D51030">
      <w:pPr>
        <w:rPr>
          <w:rFonts w:ascii="Helvetica" w:hAnsi="Helvetica"/>
        </w:rPr>
      </w:pPr>
      <w:r w:rsidRPr="00A844D8">
        <w:rPr>
          <w:rFonts w:ascii="Helvetica" w:hAnsi="Helvetica"/>
        </w:rPr>
        <w:t>We</w:t>
      </w:r>
      <w:r w:rsidR="002C7E20">
        <w:rPr>
          <w:rFonts w:ascii="Helvetica" w:hAnsi="Helvetica"/>
        </w:rPr>
        <w:t>’ve</w:t>
      </w:r>
      <w:r w:rsidRPr="00A844D8">
        <w:rPr>
          <w:rFonts w:ascii="Helvetica" w:hAnsi="Helvetica"/>
        </w:rPr>
        <w:t xml:space="preserve"> imported the google font Montserrat, and font awesome icons.</w:t>
      </w:r>
    </w:p>
    <w:p w14:paraId="717056A8" w14:textId="54073C8D" w:rsidR="006E312F" w:rsidRPr="00A844D8" w:rsidRDefault="00D51030">
      <w:pPr>
        <w:rPr>
          <w:rFonts w:ascii="Helvetica" w:hAnsi="Helvetica"/>
        </w:rPr>
      </w:pPr>
      <w:r w:rsidRPr="00A844D8">
        <w:rPr>
          <w:rFonts w:ascii="Helvetica" w:hAnsi="Helvetica"/>
        </w:rPr>
        <w:t>Our pages are equipped with</w:t>
      </w:r>
      <w:r w:rsidR="000A4569">
        <w:rPr>
          <w:rFonts w:ascii="Helvetica" w:hAnsi="Helvetica"/>
        </w:rPr>
        <w:t xml:space="preserve"> JavaScript, </w:t>
      </w:r>
      <w:proofErr w:type="spellStart"/>
      <w:r w:rsidR="000A4569">
        <w:rPr>
          <w:rFonts w:ascii="Helvetica" w:hAnsi="Helvetica"/>
        </w:rPr>
        <w:t>JQuery</w:t>
      </w:r>
      <w:proofErr w:type="spellEnd"/>
      <w:r w:rsidR="000A4569">
        <w:rPr>
          <w:rFonts w:ascii="Helvetica" w:hAnsi="Helvetica"/>
        </w:rPr>
        <w:t>, and Tether; w</w:t>
      </w:r>
      <w:r w:rsidRPr="00A844D8">
        <w:rPr>
          <w:rFonts w:ascii="Helvetica" w:hAnsi="Helvetica"/>
        </w:rPr>
        <w:t xml:space="preserve">e will be employing these libraries </w:t>
      </w:r>
      <w:r w:rsidR="00AD647C">
        <w:rPr>
          <w:rFonts w:ascii="Helvetica" w:hAnsi="Helvetica"/>
        </w:rPr>
        <w:t>in the next milestone</w:t>
      </w:r>
    </w:p>
    <w:p w14:paraId="7DB9532E" w14:textId="3D0EAD66" w:rsidR="006E312F" w:rsidRDefault="006E312F">
      <w:pPr>
        <w:rPr>
          <w:rFonts w:ascii="Helvetica" w:hAnsi="Helvetica"/>
        </w:rPr>
      </w:pPr>
    </w:p>
    <w:p w14:paraId="771F04E2" w14:textId="77777777" w:rsidR="00934FE5" w:rsidRPr="00A844D8" w:rsidRDefault="00934FE5">
      <w:pPr>
        <w:rPr>
          <w:rFonts w:ascii="Helvetica" w:hAnsi="Helvetica"/>
        </w:rPr>
      </w:pPr>
    </w:p>
    <w:p w14:paraId="49B8F822" w14:textId="07020FA4" w:rsidR="006E312F" w:rsidRPr="00A844D8" w:rsidRDefault="00733F54">
      <w:pPr>
        <w:rPr>
          <w:rFonts w:ascii="Helvetica" w:hAnsi="Helvetica"/>
        </w:rPr>
      </w:pPr>
      <w:r>
        <w:rPr>
          <w:rFonts w:ascii="Helvetica" w:hAnsi="Helvetica"/>
          <w:b/>
        </w:rPr>
        <w:t>6.3</w:t>
      </w:r>
      <w:r w:rsidR="00D51030" w:rsidRPr="00A844D8">
        <w:rPr>
          <w:rFonts w:ascii="Helvetica" w:hAnsi="Helvetica"/>
          <w:b/>
        </w:rPr>
        <w:t xml:space="preserve"> Issues Encountered</w:t>
      </w:r>
    </w:p>
    <w:p w14:paraId="581403E5" w14:textId="5856AF1B" w:rsidR="006E312F" w:rsidRDefault="00D51030">
      <w:pPr>
        <w:rPr>
          <w:rFonts w:ascii="Helvetica" w:hAnsi="Helvetica"/>
        </w:rPr>
      </w:pPr>
      <w:r w:rsidRPr="00A844D8">
        <w:rPr>
          <w:rFonts w:ascii="Helvetica" w:hAnsi="Helvetica"/>
        </w:rPr>
        <w:t>We encountered an issue on IE9 where a display bullet was not displaying properly. This was fixed using the &amp;bull; entity.</w:t>
      </w:r>
    </w:p>
    <w:p w14:paraId="10888EE8" w14:textId="465AB5E2" w:rsidR="00310EE1" w:rsidRPr="00A844D8" w:rsidRDefault="00310EE1">
      <w:pPr>
        <w:rPr>
          <w:rFonts w:ascii="Helvetica" w:hAnsi="Helvetica"/>
        </w:rPr>
      </w:pPr>
      <w:r>
        <w:rPr>
          <w:rFonts w:ascii="Helvetica" w:hAnsi="Helvetica"/>
        </w:rPr>
        <w:t>Some small validator errors on a few pages.</w:t>
      </w:r>
    </w:p>
    <w:p w14:paraId="12E65657" w14:textId="77777777" w:rsidR="006E312F" w:rsidRPr="00A844D8" w:rsidRDefault="006E312F">
      <w:pPr>
        <w:rPr>
          <w:rFonts w:ascii="Helvetica" w:hAnsi="Helvetica"/>
        </w:rPr>
      </w:pPr>
    </w:p>
    <w:p w14:paraId="298AFB88" w14:textId="0B6F9495" w:rsidR="006E312F" w:rsidRPr="00A844D8" w:rsidRDefault="00733F54">
      <w:pPr>
        <w:rPr>
          <w:rFonts w:ascii="Helvetica" w:hAnsi="Helvetica"/>
        </w:rPr>
      </w:pPr>
      <w:r>
        <w:rPr>
          <w:rFonts w:ascii="Helvetica" w:hAnsi="Helvetica"/>
          <w:b/>
        </w:rPr>
        <w:t>6.4</w:t>
      </w:r>
      <w:r w:rsidR="00D51030" w:rsidRPr="00A844D8">
        <w:rPr>
          <w:rFonts w:ascii="Helvetica" w:hAnsi="Helvetica"/>
          <w:b/>
        </w:rPr>
        <w:t xml:space="preserve"> Outstanding Work</w:t>
      </w:r>
    </w:p>
    <w:p w14:paraId="53E06586" w14:textId="073605CB" w:rsidR="006E312F" w:rsidRPr="00A844D8" w:rsidRDefault="00D51030">
      <w:pPr>
        <w:rPr>
          <w:rFonts w:ascii="Helvetica" w:hAnsi="Helvetica"/>
        </w:rPr>
      </w:pPr>
      <w:r w:rsidRPr="00A844D8">
        <w:rPr>
          <w:rFonts w:ascii="Helvetica" w:hAnsi="Helvetica"/>
        </w:rPr>
        <w:t xml:space="preserve">For next </w:t>
      </w:r>
      <w:r w:rsidR="00310EE1">
        <w:rPr>
          <w:rFonts w:ascii="Helvetica" w:hAnsi="Helvetica"/>
        </w:rPr>
        <w:t xml:space="preserve">the </w:t>
      </w:r>
      <w:r w:rsidR="003E6592">
        <w:rPr>
          <w:rFonts w:ascii="Helvetica" w:hAnsi="Helvetica"/>
        </w:rPr>
        <w:t xml:space="preserve">milestone we will add </w:t>
      </w:r>
      <w:r w:rsidR="0065700E">
        <w:rPr>
          <w:rFonts w:ascii="Helvetica" w:hAnsi="Helvetica"/>
        </w:rPr>
        <w:t xml:space="preserve">favicons, </w:t>
      </w:r>
      <w:r w:rsidR="003E6592">
        <w:rPr>
          <w:rFonts w:ascii="Helvetica" w:hAnsi="Helvetica"/>
        </w:rPr>
        <w:t xml:space="preserve">content, </w:t>
      </w:r>
      <w:proofErr w:type="spellStart"/>
      <w:r w:rsidR="003E6592">
        <w:rPr>
          <w:rFonts w:ascii="Helvetica" w:hAnsi="Helvetica"/>
        </w:rPr>
        <w:t>colour</w:t>
      </w:r>
      <w:proofErr w:type="spellEnd"/>
      <w:r w:rsidR="003E6592">
        <w:rPr>
          <w:rFonts w:ascii="Helvetica" w:hAnsi="Helvetica"/>
        </w:rPr>
        <w:t>, and</w:t>
      </w:r>
      <w:r w:rsidRPr="00A844D8">
        <w:rPr>
          <w:rFonts w:ascii="Helvetica" w:hAnsi="Helvetica"/>
        </w:rPr>
        <w:t xml:space="preserve"> complete all JavaScript dependent functionality and ensure full validation of our web pages. The subsequent milestone will require us to use a MySQL database to store users and forum posts.</w:t>
      </w:r>
    </w:p>
    <w:p w14:paraId="62A3ACB4" w14:textId="77777777" w:rsidR="006E312F" w:rsidRPr="00A844D8" w:rsidRDefault="006E312F">
      <w:pPr>
        <w:rPr>
          <w:rFonts w:ascii="Helvetica" w:hAnsi="Helvetica"/>
        </w:rPr>
      </w:pPr>
    </w:p>
    <w:p w14:paraId="0F2E5A91" w14:textId="77777777" w:rsidR="008D158B" w:rsidRDefault="00310EE1" w:rsidP="004D0043">
      <w:pPr>
        <w:rPr>
          <w:rFonts w:ascii="Helvetica" w:hAnsi="Helvetica"/>
        </w:rPr>
      </w:pPr>
      <w:r>
        <w:rPr>
          <w:rFonts w:ascii="Helvetica" w:hAnsi="Helvetica"/>
        </w:rPr>
        <w:t xml:space="preserve">Some pages do not validate completely due to reasons including: improper nesting of anchor elements, and not accepting ‘ | ‘ in </w:t>
      </w:r>
      <w:r w:rsidR="008D158B">
        <w:rPr>
          <w:rFonts w:ascii="Helvetica" w:hAnsi="Helvetica"/>
        </w:rPr>
        <w:t>the</w:t>
      </w:r>
      <w:r>
        <w:rPr>
          <w:rFonts w:ascii="Helvetica" w:hAnsi="Helvetica"/>
        </w:rPr>
        <w:t xml:space="preserve"> import statement</w:t>
      </w:r>
      <w:r w:rsidR="008D158B">
        <w:rPr>
          <w:rFonts w:ascii="Helvetica" w:hAnsi="Helvetica"/>
        </w:rPr>
        <w:t>:</w:t>
      </w:r>
      <w:r>
        <w:rPr>
          <w:rFonts w:ascii="Helvetica" w:hAnsi="Helvetica"/>
        </w:rPr>
        <w:t xml:space="preserve"> </w:t>
      </w:r>
      <w:r w:rsidRPr="00310EE1">
        <w:rPr>
          <w:rFonts w:ascii="Helvetica" w:hAnsi="Helvetica"/>
        </w:rPr>
        <w:t xml:space="preserve">&lt;link </w:t>
      </w:r>
      <w:proofErr w:type="spellStart"/>
      <w:r w:rsidRPr="00310EE1">
        <w:rPr>
          <w:rFonts w:ascii="Helvetica" w:hAnsi="Helvetica"/>
        </w:rPr>
        <w:t>href</w:t>
      </w:r>
      <w:proofErr w:type="spellEnd"/>
      <w:r w:rsidRPr="00310EE1">
        <w:rPr>
          <w:rFonts w:ascii="Helvetica" w:hAnsi="Helvetica"/>
        </w:rPr>
        <w:t>=</w:t>
      </w:r>
    </w:p>
    <w:p w14:paraId="6ED8BB90" w14:textId="5A9E8A59" w:rsidR="004D0043" w:rsidRPr="00A844D8" w:rsidRDefault="00310EE1" w:rsidP="004D0043">
      <w:pPr>
        <w:rPr>
          <w:rFonts w:ascii="Helvetica" w:hAnsi="Helvetica"/>
        </w:rPr>
      </w:pPr>
      <w:r w:rsidRPr="00310EE1">
        <w:rPr>
          <w:rFonts w:ascii="Helvetica" w:hAnsi="Helvetica"/>
        </w:rPr>
        <w:t xml:space="preserve">"https://fonts.googleapis.com/css?family=Montserrat|Open+Sans|Roboto" </w:t>
      </w:r>
      <w:proofErr w:type="spellStart"/>
      <w:r w:rsidRPr="00310EE1">
        <w:rPr>
          <w:rFonts w:ascii="Helvetica" w:hAnsi="Helvetica"/>
        </w:rPr>
        <w:t>rel</w:t>
      </w:r>
      <w:proofErr w:type="spellEnd"/>
      <w:r w:rsidRPr="00310EE1">
        <w:rPr>
          <w:rFonts w:ascii="Helvetica" w:hAnsi="Helvetica"/>
        </w:rPr>
        <w:t>="stylesheet"&gt;</w:t>
      </w:r>
    </w:p>
    <w:p w14:paraId="4F301061" w14:textId="23BFC9AC" w:rsidR="00310EE1" w:rsidRDefault="00310EE1" w:rsidP="004D0043">
      <w:pPr>
        <w:rPr>
          <w:rFonts w:ascii="Helvetica" w:hAnsi="Helvetica"/>
        </w:rPr>
      </w:pPr>
      <w:r>
        <w:rPr>
          <w:rFonts w:ascii="Helvetica" w:hAnsi="Helvetica"/>
        </w:rPr>
        <w:t>These issues will be resolved by the next milestone</w:t>
      </w:r>
      <w:r w:rsidR="0052664F">
        <w:rPr>
          <w:rFonts w:ascii="Helvetica" w:hAnsi="Helvetica"/>
        </w:rPr>
        <w:t>.</w:t>
      </w:r>
      <w:bookmarkStart w:id="0" w:name="_GoBack"/>
      <w:bookmarkEnd w:id="0"/>
    </w:p>
    <w:p w14:paraId="02B5CA0F" w14:textId="5C76F5B6" w:rsidR="006E312F" w:rsidRPr="00A844D8" w:rsidRDefault="006E312F">
      <w:pPr>
        <w:rPr>
          <w:rFonts w:ascii="Helvetica" w:hAnsi="Helvetica"/>
        </w:rPr>
      </w:pPr>
    </w:p>
    <w:p w14:paraId="584E2D37" w14:textId="3CEA0559" w:rsidR="006E312F" w:rsidRPr="00A844D8" w:rsidRDefault="00733F54">
      <w:pPr>
        <w:rPr>
          <w:rFonts w:ascii="Helvetica" w:hAnsi="Helvetica"/>
        </w:rPr>
      </w:pPr>
      <w:r>
        <w:rPr>
          <w:rFonts w:ascii="Helvetica" w:hAnsi="Helvetica"/>
          <w:b/>
        </w:rPr>
        <w:t>6.5</w:t>
      </w:r>
      <w:r w:rsidR="008D158B">
        <w:rPr>
          <w:rFonts w:ascii="Helvetica" w:hAnsi="Helvetica"/>
          <w:b/>
        </w:rPr>
        <w:t xml:space="preserve"> Screenshots</w:t>
      </w:r>
    </w:p>
    <w:p w14:paraId="4A2979BC" w14:textId="10F38694" w:rsidR="006E312F" w:rsidRPr="00A844D8" w:rsidRDefault="006E312F">
      <w:pPr>
        <w:rPr>
          <w:rFonts w:ascii="Helvetica" w:hAnsi="Helvetica"/>
        </w:rPr>
      </w:pPr>
    </w:p>
    <w:p w14:paraId="34300A92" w14:textId="7A6A039D" w:rsidR="00380A7C" w:rsidRDefault="008D158B">
      <w:pPr>
        <w:rPr>
          <w:rFonts w:ascii="Helvetica" w:hAnsi="Helvetica"/>
        </w:rPr>
      </w:pPr>
      <w:r>
        <w:rPr>
          <w:rFonts w:ascii="Helvetica" w:hAnsi="Helvetica"/>
          <w:noProof/>
          <w:lang w:val="en-CA" w:eastAsia="en-CA"/>
        </w:rPr>
        <w:drawing>
          <wp:inline distT="0" distB="0" distL="0" distR="0" wp14:anchorId="15D2899D" wp14:editId="76F4DE4D">
            <wp:extent cx="5716905" cy="4341495"/>
            <wp:effectExtent l="0" t="0" r="0" b="1905"/>
            <wp:docPr id="5" name="Picture 5" descr="C:\Users\ceres\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res\Desktop\downloa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6905" cy="4341495"/>
                    </a:xfrm>
                    <a:prstGeom prst="rect">
                      <a:avLst/>
                    </a:prstGeom>
                    <a:noFill/>
                    <a:ln>
                      <a:noFill/>
                    </a:ln>
                  </pic:spPr>
                </pic:pic>
              </a:graphicData>
            </a:graphic>
          </wp:inline>
        </w:drawing>
      </w:r>
    </w:p>
    <w:p w14:paraId="50198596" w14:textId="0C4FA6D1" w:rsidR="006E312F" w:rsidRDefault="00380A7C" w:rsidP="00380A7C">
      <w:pPr>
        <w:rPr>
          <w:rFonts w:ascii="Helvetica" w:hAnsi="Helvetica"/>
        </w:rPr>
      </w:pPr>
      <w:r>
        <w:rPr>
          <w:rFonts w:ascii="Helvetica" w:hAnsi="Helvetica"/>
        </w:rPr>
        <w:t xml:space="preserve">Figure 1: Screenshot of home page. We intend to have a clickable image of earth with animations. </w:t>
      </w:r>
    </w:p>
    <w:p w14:paraId="66BF52BA" w14:textId="454882C9" w:rsidR="00FA26D8" w:rsidRDefault="00FA26D8" w:rsidP="00380A7C">
      <w:pPr>
        <w:rPr>
          <w:rFonts w:ascii="Helvetica" w:hAnsi="Helvetica"/>
        </w:rPr>
      </w:pPr>
    </w:p>
    <w:p w14:paraId="09CE4478" w14:textId="21387DD2" w:rsidR="00FA26D8" w:rsidRDefault="00FA26D8" w:rsidP="00380A7C">
      <w:pPr>
        <w:rPr>
          <w:rFonts w:ascii="Helvetica" w:hAnsi="Helvetica"/>
        </w:rPr>
      </w:pPr>
    </w:p>
    <w:p w14:paraId="0F3FAF84" w14:textId="359C1BD1" w:rsidR="00FA26D8" w:rsidRDefault="00FA26D8" w:rsidP="00380A7C">
      <w:pPr>
        <w:rPr>
          <w:rFonts w:ascii="Helvetica" w:hAnsi="Helvetica"/>
        </w:rPr>
      </w:pPr>
    </w:p>
    <w:p w14:paraId="40E3F572" w14:textId="2BEC0309" w:rsidR="00FA26D8" w:rsidRDefault="00FA26D8" w:rsidP="00380A7C">
      <w:pPr>
        <w:rPr>
          <w:rFonts w:ascii="Helvetica" w:hAnsi="Helvetica"/>
        </w:rPr>
      </w:pPr>
    </w:p>
    <w:p w14:paraId="183D2998" w14:textId="7EF99638" w:rsidR="00FA26D8" w:rsidRDefault="00FA26D8" w:rsidP="00380A7C">
      <w:pPr>
        <w:rPr>
          <w:rFonts w:ascii="Helvetica" w:hAnsi="Helvetica"/>
        </w:rPr>
      </w:pPr>
    </w:p>
    <w:p w14:paraId="49CFD9C4" w14:textId="2BE1CA34" w:rsidR="00FA26D8" w:rsidRDefault="00FA26D8" w:rsidP="00380A7C">
      <w:pPr>
        <w:rPr>
          <w:rFonts w:ascii="Helvetica" w:hAnsi="Helvetica"/>
        </w:rPr>
      </w:pPr>
      <w:r>
        <w:rPr>
          <w:rFonts w:ascii="Helvetica" w:hAnsi="Helvetica"/>
          <w:noProof/>
          <w:lang w:val="en-CA" w:eastAsia="en-CA"/>
        </w:rPr>
        <w:drawing>
          <wp:inline distT="0" distB="0" distL="0" distR="0" wp14:anchorId="40AF3D37" wp14:editId="1EBDD23C">
            <wp:extent cx="5716905" cy="3156585"/>
            <wp:effectExtent l="0" t="0" r="0" b="5715"/>
            <wp:docPr id="6" name="Picture 6" descr="C:\Users\ceres\Desktop\wOfzD4wcXnhc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res\Desktop\wOfzD4wcXnhcQAAAABJRU5ErkJgg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3156585"/>
                    </a:xfrm>
                    <a:prstGeom prst="rect">
                      <a:avLst/>
                    </a:prstGeom>
                    <a:noFill/>
                    <a:ln>
                      <a:noFill/>
                    </a:ln>
                  </pic:spPr>
                </pic:pic>
              </a:graphicData>
            </a:graphic>
          </wp:inline>
        </w:drawing>
      </w:r>
    </w:p>
    <w:p w14:paraId="67791C4E" w14:textId="04F7C42B" w:rsidR="00FA26D8" w:rsidRDefault="00FA26D8" w:rsidP="00FA26D8">
      <w:pPr>
        <w:rPr>
          <w:rFonts w:ascii="Helvetica" w:hAnsi="Helvetica"/>
        </w:rPr>
      </w:pPr>
      <w:r>
        <w:rPr>
          <w:rFonts w:ascii="Helvetica" w:hAnsi="Helvetica"/>
        </w:rPr>
        <w:t>Figure 2: Screenshot of contact.html with a functioning form</w:t>
      </w:r>
    </w:p>
    <w:p w14:paraId="302D4DEF" w14:textId="66ED4498" w:rsidR="00FA26D8" w:rsidRDefault="00FA26D8" w:rsidP="00FA26D8">
      <w:pPr>
        <w:rPr>
          <w:rFonts w:ascii="Helvetica" w:hAnsi="Helvetica"/>
        </w:rPr>
      </w:pPr>
    </w:p>
    <w:p w14:paraId="376D7461" w14:textId="77777777" w:rsidR="00FA26D8" w:rsidRDefault="00FA26D8" w:rsidP="00FA26D8">
      <w:pPr>
        <w:rPr>
          <w:rFonts w:ascii="Helvetica" w:hAnsi="Helvetica"/>
        </w:rPr>
      </w:pPr>
    </w:p>
    <w:p w14:paraId="1016E936" w14:textId="22DC57E2" w:rsidR="00FA26D8" w:rsidRDefault="00FA26D8" w:rsidP="00FA26D8">
      <w:pPr>
        <w:rPr>
          <w:rFonts w:ascii="Helvetica" w:hAnsi="Helvetica"/>
        </w:rPr>
      </w:pPr>
      <w:r>
        <w:rPr>
          <w:rFonts w:ascii="Helvetica" w:hAnsi="Helvetica"/>
          <w:noProof/>
          <w:lang w:val="en-CA" w:eastAsia="en-CA"/>
        </w:rPr>
        <w:drawing>
          <wp:inline distT="0" distB="0" distL="0" distR="0" wp14:anchorId="46290D0D" wp14:editId="50D2031F">
            <wp:extent cx="5716905" cy="3204210"/>
            <wp:effectExtent l="0" t="0" r="0" b="0"/>
            <wp:docPr id="7" name="Picture 7" descr="C:\Users\ceres\Desktop\AQkj7C5rjYrq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res\Desktop\AQkj7C5rjYrqAAAAAElFTkSuQmCC.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6905" cy="3204210"/>
                    </a:xfrm>
                    <a:prstGeom prst="rect">
                      <a:avLst/>
                    </a:prstGeom>
                    <a:noFill/>
                    <a:ln>
                      <a:noFill/>
                    </a:ln>
                  </pic:spPr>
                </pic:pic>
              </a:graphicData>
            </a:graphic>
          </wp:inline>
        </w:drawing>
      </w:r>
    </w:p>
    <w:p w14:paraId="7A2439D6" w14:textId="4BA21B84" w:rsidR="00FA26D8" w:rsidRDefault="00FA26D8" w:rsidP="00FA26D8">
      <w:pPr>
        <w:rPr>
          <w:rFonts w:ascii="Helvetica" w:hAnsi="Helvetica"/>
        </w:rPr>
      </w:pPr>
      <w:r>
        <w:rPr>
          <w:rFonts w:ascii="Helvetica" w:hAnsi="Helvetica"/>
        </w:rPr>
        <w:t>Figure 3: Screenshot of forum.html showcasing use of a table</w:t>
      </w:r>
    </w:p>
    <w:p w14:paraId="250668B4" w14:textId="2E8B31AC" w:rsidR="00AC0088" w:rsidRDefault="00AC0088" w:rsidP="00FA26D8">
      <w:pPr>
        <w:rPr>
          <w:rFonts w:ascii="Helvetica" w:hAnsi="Helvetica"/>
        </w:rPr>
      </w:pPr>
    </w:p>
    <w:p w14:paraId="2CFD4C95" w14:textId="12AD4D9E" w:rsidR="00AC0088" w:rsidRDefault="00AC0088" w:rsidP="00FA26D8">
      <w:pPr>
        <w:rPr>
          <w:rFonts w:ascii="Helvetica" w:hAnsi="Helvetica"/>
        </w:rPr>
      </w:pPr>
    </w:p>
    <w:p w14:paraId="1D875036" w14:textId="123492D2" w:rsidR="00AC0088" w:rsidRDefault="00AC0088" w:rsidP="00FA26D8">
      <w:pPr>
        <w:rPr>
          <w:rFonts w:ascii="Helvetica" w:hAnsi="Helvetica"/>
        </w:rPr>
      </w:pPr>
    </w:p>
    <w:p w14:paraId="05F147FA" w14:textId="07E089B4" w:rsidR="00AC0088" w:rsidRDefault="00AC0088" w:rsidP="00FA26D8">
      <w:pPr>
        <w:rPr>
          <w:rFonts w:ascii="Helvetica" w:hAnsi="Helvetica"/>
        </w:rPr>
      </w:pPr>
    </w:p>
    <w:p w14:paraId="4C0F7E61" w14:textId="4C3236CC" w:rsidR="00AC0088" w:rsidRDefault="00AC0088" w:rsidP="00FA26D8">
      <w:pPr>
        <w:rPr>
          <w:rFonts w:ascii="Helvetica" w:hAnsi="Helvetica"/>
        </w:rPr>
      </w:pPr>
    </w:p>
    <w:p w14:paraId="3D6D1590" w14:textId="4F91D4C6" w:rsidR="00AC0088" w:rsidRDefault="00AC0088" w:rsidP="00FA26D8">
      <w:pPr>
        <w:rPr>
          <w:rFonts w:ascii="Helvetica" w:hAnsi="Helvetica"/>
        </w:rPr>
      </w:pPr>
    </w:p>
    <w:p w14:paraId="289C9948" w14:textId="4906F7B1" w:rsidR="00AC0088" w:rsidRDefault="00AC0088" w:rsidP="00FA26D8">
      <w:pPr>
        <w:rPr>
          <w:rFonts w:ascii="Helvetica" w:hAnsi="Helvetica"/>
        </w:rPr>
      </w:pPr>
    </w:p>
    <w:p w14:paraId="2B591FF0" w14:textId="2DDEF048" w:rsidR="00AC0088" w:rsidRDefault="00AC0088" w:rsidP="00FA26D8">
      <w:pPr>
        <w:rPr>
          <w:rFonts w:ascii="Helvetica" w:hAnsi="Helvetica"/>
        </w:rPr>
      </w:pPr>
    </w:p>
    <w:p w14:paraId="2BE639E0" w14:textId="3308B39A" w:rsidR="00AC0088" w:rsidRDefault="00AC0088" w:rsidP="00FA26D8">
      <w:pPr>
        <w:rPr>
          <w:rFonts w:ascii="Helvetica" w:hAnsi="Helvetica"/>
        </w:rPr>
      </w:pPr>
    </w:p>
    <w:p w14:paraId="543DCD06" w14:textId="77777777" w:rsidR="00AC0088" w:rsidRDefault="00AC0088" w:rsidP="00AC0088">
      <w:pPr>
        <w:pStyle w:val="Heading1"/>
      </w:pPr>
      <w:bookmarkStart w:id="1" w:name="_Toc473828438"/>
      <w:bookmarkStart w:id="2" w:name="_Toc475051561"/>
      <w:r w:rsidRPr="00595F38">
        <w:t>Appendix I</w:t>
      </w:r>
      <w:bookmarkEnd w:id="1"/>
      <w:bookmarkEnd w:id="2"/>
      <w:r>
        <w:rPr>
          <w:rFonts w:hint="eastAsia"/>
        </w:rPr>
        <w:t xml:space="preserve">   </w:t>
      </w:r>
    </w:p>
    <w:p w14:paraId="0738F135" w14:textId="77777777" w:rsidR="00AC0088" w:rsidRPr="00595F38" w:rsidRDefault="00AC0088" w:rsidP="00AC0088">
      <w:pPr>
        <w:pStyle w:val="Heading1"/>
        <w:jc w:val="center"/>
      </w:pPr>
      <w:bookmarkStart w:id="3" w:name="_Toc473828439"/>
      <w:bookmarkStart w:id="4" w:name="_Toc475051562"/>
      <w:r w:rsidRPr="00595F38">
        <w:t>Milestone One</w:t>
      </w:r>
      <w:bookmarkEnd w:id="3"/>
      <w:bookmarkEnd w:id="4"/>
    </w:p>
    <w:p w14:paraId="2E8A2E82" w14:textId="77777777" w:rsidR="00AC0088" w:rsidRPr="00595F38" w:rsidRDefault="00AC0088" w:rsidP="00AC0088">
      <w:pPr>
        <w:pStyle w:val="Heading1"/>
        <w:ind w:left="420"/>
      </w:pPr>
      <w:bookmarkStart w:id="5" w:name="_Toc473828440"/>
      <w:bookmarkStart w:id="6" w:name="_Toc475051563"/>
      <w:r w:rsidRPr="00595F38">
        <w:t>1.  Topic</w:t>
      </w:r>
      <w:bookmarkEnd w:id="5"/>
      <w:bookmarkEnd w:id="6"/>
    </w:p>
    <w:p w14:paraId="06270A2C" w14:textId="77777777" w:rsidR="00AC0088" w:rsidRPr="00595F38" w:rsidRDefault="00AC0088" w:rsidP="00AC0088">
      <w:pPr>
        <w:pStyle w:val="Heading2"/>
        <w:rPr>
          <w:rFonts w:eastAsia="SimSun"/>
          <w:sz w:val="24"/>
          <w:szCs w:val="24"/>
        </w:rPr>
      </w:pPr>
      <w:bookmarkStart w:id="7" w:name="_Toc472719679"/>
      <w:bookmarkStart w:id="8" w:name="_Toc473828441"/>
      <w:bookmarkStart w:id="9" w:name="_Toc475051564"/>
      <w:r w:rsidRPr="00595F38">
        <w:t>1.1 The Purpose</w:t>
      </w:r>
      <w:bookmarkEnd w:id="7"/>
      <w:bookmarkEnd w:id="8"/>
      <w:bookmarkEnd w:id="9"/>
    </w:p>
    <w:p w14:paraId="22BDDE67" w14:textId="77777777" w:rsidR="00AC0088" w:rsidRPr="00595F38" w:rsidRDefault="00AC0088" w:rsidP="00AC0088">
      <w:r w:rsidRPr="00595F38">
        <w:t xml:space="preserve">The purpose of our website is to supply its users with recipes from all around the world; It will showcase different recipes from select </w:t>
      </w:r>
      <w:del w:id="10" w:author="clixxe@gmail.com" w:date="2017-02-02T20:56:00Z">
        <w:r w:rsidRPr="00595F38" w:rsidDel="000362F1">
          <w:delText>countries</w:delText>
        </w:r>
      </w:del>
      <w:ins w:id="11" w:author="clixxe@gmail.com" w:date="2017-02-02T20:56:00Z">
        <w:r>
          <w:t>continents</w:t>
        </w:r>
      </w:ins>
      <w:r w:rsidRPr="00595F38">
        <w:t>. Users will be able to comment, rate, and suggest other recipes. In addition to this, there will be a forum space where users can communicate their thoughts to the whole community.</w:t>
      </w:r>
    </w:p>
    <w:p w14:paraId="6909D388" w14:textId="77777777" w:rsidR="00AC0088" w:rsidRPr="00595F38" w:rsidRDefault="00AC0088" w:rsidP="00AC0088">
      <w:pPr>
        <w:pStyle w:val="Heading2"/>
        <w:rPr>
          <w:rFonts w:eastAsia="SimSun"/>
          <w:sz w:val="24"/>
          <w:szCs w:val="24"/>
        </w:rPr>
      </w:pPr>
      <w:bookmarkStart w:id="12" w:name="_Toc472719680"/>
      <w:bookmarkStart w:id="13" w:name="_Toc473828442"/>
      <w:bookmarkStart w:id="14" w:name="_Toc475051565"/>
      <w:r w:rsidRPr="00595F38">
        <w:t>1.2 Our Goals</w:t>
      </w:r>
      <w:bookmarkEnd w:id="12"/>
      <w:bookmarkEnd w:id="13"/>
      <w:bookmarkEnd w:id="14"/>
    </w:p>
    <w:p w14:paraId="3904F880" w14:textId="77777777" w:rsidR="00AC0088" w:rsidRPr="00595F38" w:rsidRDefault="00AC0088" w:rsidP="00AC0088">
      <w:r w:rsidRPr="00595F38">
        <w:t xml:space="preserve">The goals of the website are strictly non-profit. We simply want to act as a medium for people to discover new recipes across the globe, and collaborate. </w:t>
      </w:r>
    </w:p>
    <w:p w14:paraId="0EBE1627" w14:textId="77777777" w:rsidR="00AC0088" w:rsidRPr="00595F38" w:rsidRDefault="00AC0088" w:rsidP="00AC0088">
      <w:pPr>
        <w:pStyle w:val="Heading2"/>
      </w:pPr>
      <w:bookmarkStart w:id="15" w:name="_Toc472719681"/>
      <w:bookmarkStart w:id="16" w:name="_Toc473828443"/>
      <w:bookmarkStart w:id="17" w:name="_Toc475051566"/>
      <w:r w:rsidRPr="00595F38">
        <w:t>1.3 Target Audience</w:t>
      </w:r>
      <w:bookmarkEnd w:id="15"/>
      <w:bookmarkEnd w:id="16"/>
      <w:bookmarkEnd w:id="17"/>
    </w:p>
    <w:p w14:paraId="2D648CDE" w14:textId="77777777" w:rsidR="00AC0088" w:rsidRPr="00595F38" w:rsidRDefault="00AC0088" w:rsidP="00AC0088">
      <w:r w:rsidRPr="00595F38">
        <w:t xml:space="preserve">Our target audience is the world. There are no barriers of gender, age, income, education, or ethnicity when it comes to cooking. </w:t>
      </w:r>
    </w:p>
    <w:p w14:paraId="057CEB0E" w14:textId="77777777" w:rsidR="00AC0088" w:rsidRPr="00595F38" w:rsidRDefault="00AC0088" w:rsidP="00AC0088">
      <w:pPr>
        <w:pStyle w:val="Heading2"/>
      </w:pPr>
      <w:bookmarkStart w:id="18" w:name="_Toc472719682"/>
      <w:bookmarkStart w:id="19" w:name="_Toc473828444"/>
      <w:bookmarkStart w:id="20" w:name="_Toc475051567"/>
      <w:r w:rsidRPr="00595F38">
        <w:t>1.4 Aims and Accomplishments</w:t>
      </w:r>
      <w:bookmarkEnd w:id="18"/>
      <w:bookmarkEnd w:id="19"/>
      <w:bookmarkEnd w:id="20"/>
    </w:p>
    <w:p w14:paraId="245239BA" w14:textId="77777777" w:rsidR="00AC0088" w:rsidRPr="00595F38" w:rsidRDefault="00AC0088" w:rsidP="00AC0088">
      <w:r w:rsidRPr="00595F38">
        <w:t>We aim to build a large user base that visit the website at least once a month. We intend to allow users to supply new recipes, so if the website does not establish a stable user base, it may not succeed.  </w:t>
      </w:r>
    </w:p>
    <w:p w14:paraId="017D4C8C" w14:textId="77777777" w:rsidR="00AC0088" w:rsidRPr="00595F38" w:rsidRDefault="00AC0088" w:rsidP="00AC0088">
      <w:pPr>
        <w:pStyle w:val="Heading2"/>
        <w:rPr>
          <w:rFonts w:eastAsia="SimSun"/>
          <w:sz w:val="24"/>
          <w:szCs w:val="24"/>
        </w:rPr>
      </w:pPr>
      <w:bookmarkStart w:id="21" w:name="_Toc472719683"/>
      <w:bookmarkStart w:id="22" w:name="_Toc473828445"/>
      <w:bookmarkStart w:id="23" w:name="_Toc475051568"/>
      <w:r w:rsidRPr="00595F38">
        <w:t>1.5 Required Content</w:t>
      </w:r>
      <w:bookmarkEnd w:id="21"/>
      <w:bookmarkEnd w:id="22"/>
      <w:bookmarkEnd w:id="23"/>
    </w:p>
    <w:p w14:paraId="3EEE3E46" w14:textId="77777777" w:rsidR="00AC0088" w:rsidRPr="00595F38" w:rsidRDefault="00AC0088" w:rsidP="00AC0088">
      <w:r w:rsidRPr="00595F38">
        <w:t xml:space="preserve">We will need to find media from all around the world. Each </w:t>
      </w:r>
      <w:ins w:id="24" w:author="clixxe@gmail.com" w:date="2017-02-02T20:54:00Z">
        <w:r>
          <w:t xml:space="preserve">continent </w:t>
        </w:r>
      </w:ins>
      <w:del w:id="25" w:author="clixxe@gmail.com" w:date="2017-02-02T20:54:00Z">
        <w:r w:rsidRPr="00595F38" w:rsidDel="00C33F3A">
          <w:delText xml:space="preserve">country </w:delText>
        </w:r>
      </w:del>
      <w:r w:rsidRPr="00595F38">
        <w:t xml:space="preserve">will need a text description of the culture and cuisine. Alongside this, </w:t>
      </w:r>
      <w:del w:id="26" w:author="clixxe@gmail.com" w:date="2017-02-02T20:54:00Z">
        <w:r w:rsidRPr="00595F38" w:rsidDel="00C33F3A">
          <w:delText xml:space="preserve">countries </w:delText>
        </w:r>
      </w:del>
      <w:ins w:id="27" w:author="clixxe@gmail.com" w:date="2017-02-02T20:54:00Z">
        <w:r>
          <w:t>continents</w:t>
        </w:r>
        <w:r w:rsidRPr="00595F38">
          <w:t xml:space="preserve"> </w:t>
        </w:r>
      </w:ins>
      <w:r w:rsidRPr="00595F38">
        <w:t>will need photos illustrating their culture, and at least one photo showcasing a dish that we can provide a recipe for.</w:t>
      </w:r>
    </w:p>
    <w:p w14:paraId="54D7CBBC" w14:textId="77777777" w:rsidR="00AC0088" w:rsidRPr="00595F38" w:rsidRDefault="00AC0088" w:rsidP="00AC0088">
      <w:pPr>
        <w:pStyle w:val="Heading2"/>
        <w:rPr>
          <w:rFonts w:eastAsia="SimSun"/>
          <w:sz w:val="24"/>
          <w:szCs w:val="24"/>
        </w:rPr>
      </w:pPr>
      <w:bookmarkStart w:id="28" w:name="_Toc472719684"/>
      <w:bookmarkStart w:id="29" w:name="_Toc473828446"/>
      <w:bookmarkStart w:id="30" w:name="_Toc475051569"/>
      <w:r w:rsidRPr="00595F38">
        <w:t>1.6 Factors of Success</w:t>
      </w:r>
      <w:bookmarkEnd w:id="28"/>
      <w:bookmarkEnd w:id="29"/>
      <w:bookmarkEnd w:id="30"/>
    </w:p>
    <w:p w14:paraId="75AFDB76" w14:textId="77777777" w:rsidR="00AC0088" w:rsidRPr="00595F38" w:rsidRDefault="00AC0088" w:rsidP="00AC0088">
      <w:r w:rsidRPr="00595F38">
        <w:t xml:space="preserve">The most important factor for this website to succeed is our execution. Since our target is almost everyone, the website should attract a large amount of users and thereon carry itself. The website must be aesthetically pleasing, universal, and functional, while the recipes must be easy to follow and of course, tasteful. </w:t>
      </w:r>
    </w:p>
    <w:p w14:paraId="76833AD8" w14:textId="77777777" w:rsidR="00AC0088" w:rsidRPr="00595F38" w:rsidRDefault="00AC0088" w:rsidP="00AC0088">
      <w:pPr>
        <w:pStyle w:val="Heading2"/>
        <w:rPr>
          <w:rFonts w:eastAsia="SimSun"/>
          <w:sz w:val="24"/>
          <w:szCs w:val="24"/>
        </w:rPr>
      </w:pPr>
      <w:bookmarkStart w:id="31" w:name="_Toc472719685"/>
      <w:bookmarkStart w:id="32" w:name="_Toc473828447"/>
      <w:bookmarkStart w:id="33" w:name="_Toc475051570"/>
      <w:r w:rsidRPr="00595F38">
        <w:lastRenderedPageBreak/>
        <w:t>1.7 Competition</w:t>
      </w:r>
      <w:bookmarkEnd w:id="31"/>
      <w:bookmarkEnd w:id="32"/>
      <w:bookmarkEnd w:id="33"/>
    </w:p>
    <w:p w14:paraId="23756FC6" w14:textId="77777777" w:rsidR="00AC0088" w:rsidRPr="00595F38" w:rsidRDefault="00AC0088" w:rsidP="00AC0088">
      <w:ins w:id="34" w:author="Hao Guan" w:date="2017-02-02T19:19:00Z">
        <w:r w:rsidRPr="00595F38">
          <w:fldChar w:fldCharType="begin"/>
        </w:r>
        <w:r w:rsidRPr="00595F38">
          <w:instrText xml:space="preserve"> HYPERLINK "http://Allrecipes.com" </w:instrText>
        </w:r>
        <w:r w:rsidRPr="00595F38">
          <w:fldChar w:fldCharType="separate"/>
        </w:r>
        <w:r w:rsidRPr="00595F38">
          <w:rPr>
            <w:rStyle w:val="Hyperlink"/>
          </w:rPr>
          <w:t>Allrecipes.com</w:t>
        </w:r>
        <w:r w:rsidRPr="00595F38">
          <w:fldChar w:fldCharType="end"/>
        </w:r>
      </w:ins>
      <w:r w:rsidRPr="00595F38">
        <w:t xml:space="preserve"> and the </w:t>
      </w:r>
      <w:ins w:id="35" w:author="Hao Guan" w:date="2017-02-02T19:19:00Z">
        <w:r w:rsidRPr="00595F38">
          <w:fldChar w:fldCharType="begin"/>
        </w:r>
        <w:r w:rsidRPr="00595F38">
          <w:instrText xml:space="preserve"> HYPERLINK "http://www.foodnetwork.com" </w:instrText>
        </w:r>
        <w:r w:rsidRPr="00595F38">
          <w:fldChar w:fldCharType="separate"/>
        </w:r>
        <w:r w:rsidRPr="00595F38">
          <w:rPr>
            <w:rStyle w:val="Hyperlink"/>
          </w:rPr>
          <w:t>foodnetwork.com</w:t>
        </w:r>
        <w:r w:rsidRPr="00595F38">
          <w:fldChar w:fldCharType="end"/>
        </w:r>
      </w:ins>
      <w:r w:rsidRPr="00595F38">
        <w:t xml:space="preserve"> are the first two websites to show up when you search for “recipes”. We do not like how several recipes are pressed onto the user. We find the websites hard to navigate and very scattered. Both websites are not symmetrical, which we feel is unappetizing. </w:t>
      </w:r>
    </w:p>
    <w:p w14:paraId="6B4DC9C8" w14:textId="77777777" w:rsidR="00AC0088" w:rsidRPr="00595F38" w:rsidRDefault="00AC0088" w:rsidP="00AC0088">
      <w:r w:rsidRPr="00595F38">
        <w:t>Filled with articles, videos, and prompts to subscribe, the websites are distasteful</w:t>
      </w:r>
    </w:p>
    <w:p w14:paraId="2242E91B" w14:textId="77777777" w:rsidR="00AC0088" w:rsidRPr="00595F38" w:rsidRDefault="00AC0088" w:rsidP="00AC0088"/>
    <w:p w14:paraId="7BF57690" w14:textId="77777777" w:rsidR="00AC0088" w:rsidRPr="00595F38" w:rsidRDefault="00AC0088" w:rsidP="00AC0088">
      <w:r w:rsidRPr="00595F38">
        <w:t>We will aim for a minimalistic, symmetrical design, with recipes as the sole attraction.</w:t>
      </w:r>
    </w:p>
    <w:p w14:paraId="12D276A4" w14:textId="77777777" w:rsidR="00AC0088" w:rsidRPr="00595F38" w:rsidRDefault="00AC0088" w:rsidP="00AC0088">
      <w:bookmarkStart w:id="36" w:name="_Toc472719686"/>
    </w:p>
    <w:p w14:paraId="2F1E1CAA" w14:textId="77777777" w:rsidR="00AC0088" w:rsidRPr="00595F38" w:rsidRDefault="00AC0088" w:rsidP="00AC0088">
      <w:pPr>
        <w:pStyle w:val="Heading1"/>
        <w:ind w:left="420"/>
        <w:rPr>
          <w:sz w:val="24"/>
          <w:szCs w:val="24"/>
        </w:rPr>
      </w:pPr>
      <w:bookmarkStart w:id="37" w:name="_Toc473828448"/>
      <w:bookmarkStart w:id="38" w:name="_Toc475051571"/>
      <w:r w:rsidRPr="00595F38">
        <w:t>2.  Functional Requirements</w:t>
      </w:r>
      <w:bookmarkEnd w:id="36"/>
      <w:bookmarkEnd w:id="37"/>
      <w:bookmarkEnd w:id="38"/>
    </w:p>
    <w:p w14:paraId="313E6A3E" w14:textId="77777777" w:rsidR="00AC0088" w:rsidRPr="00595F38" w:rsidRDefault="00AC0088" w:rsidP="00AC0088">
      <w:pPr>
        <w:pStyle w:val="Heading2"/>
        <w:rPr>
          <w:rFonts w:eastAsia="SimSun"/>
          <w:sz w:val="24"/>
          <w:szCs w:val="24"/>
        </w:rPr>
      </w:pPr>
      <w:bookmarkStart w:id="39" w:name="_Toc472719687"/>
      <w:bookmarkStart w:id="40" w:name="_Toc473828449"/>
      <w:bookmarkStart w:id="41" w:name="_Toc475051572"/>
      <w:r w:rsidRPr="00595F38">
        <w:t>2.1 Forms</w:t>
      </w:r>
      <w:bookmarkEnd w:id="39"/>
      <w:bookmarkEnd w:id="40"/>
      <w:bookmarkEnd w:id="41"/>
    </w:p>
    <w:p w14:paraId="427EA71D" w14:textId="77777777" w:rsidR="00AC0088" w:rsidRPr="00595F38" w:rsidRDefault="00AC0088" w:rsidP="00AC0088">
      <w:r w:rsidRPr="00595F38">
        <w:t>We plan to implement two forms. One form will be required upon signing up.</w:t>
      </w:r>
    </w:p>
    <w:p w14:paraId="0FDDCE2B" w14:textId="77777777" w:rsidR="00AC0088" w:rsidRPr="00595F38" w:rsidRDefault="00AC0088" w:rsidP="00AC0088">
      <w:r w:rsidRPr="00595F38">
        <w:t>Elements for signing up will be basic: an email input (required), a username (required), password (required), country, and subscription check box. The only detail we will display online from a user is their username to display who submitted the recipe.</w:t>
      </w:r>
    </w:p>
    <w:p w14:paraId="4B3AF7CD" w14:textId="77777777" w:rsidR="00AC0088" w:rsidRPr="00595F38" w:rsidRDefault="00AC0088" w:rsidP="00AC0088"/>
    <w:p w14:paraId="30414572" w14:textId="77777777" w:rsidR="00AC0088" w:rsidRPr="00595F38" w:rsidRDefault="00AC0088" w:rsidP="00AC0088">
      <w:r w:rsidRPr="00595F38">
        <w:t xml:space="preserve">Another form will be used on a “contact us/submit a recipe” page. This form will have an email input(required), a name input(required), and a </w:t>
      </w:r>
      <w:proofErr w:type="spellStart"/>
      <w:r w:rsidRPr="00595F38">
        <w:t>textarea</w:t>
      </w:r>
      <w:proofErr w:type="spellEnd"/>
      <w:r w:rsidRPr="00595F38">
        <w:t xml:space="preserve">(required) that will function as the body of an email. All recipes submitted to us will be considered. If we deem them tasty, we will publish them. </w:t>
      </w:r>
    </w:p>
    <w:p w14:paraId="5311F550" w14:textId="77777777" w:rsidR="00AC0088" w:rsidRPr="00595F38" w:rsidRDefault="00AC0088" w:rsidP="00AC0088">
      <w:pPr>
        <w:pStyle w:val="Heading2"/>
        <w:rPr>
          <w:rFonts w:eastAsia="SimSun"/>
          <w:sz w:val="24"/>
          <w:szCs w:val="24"/>
        </w:rPr>
      </w:pPr>
      <w:bookmarkStart w:id="42" w:name="_Toc472719688"/>
      <w:bookmarkStart w:id="43" w:name="_Toc473828450"/>
      <w:bookmarkStart w:id="44" w:name="_Toc475051573"/>
      <w:r w:rsidRPr="00595F38">
        <w:t>2.2 Lists</w:t>
      </w:r>
      <w:bookmarkEnd w:id="42"/>
      <w:bookmarkEnd w:id="43"/>
      <w:bookmarkEnd w:id="44"/>
    </w:p>
    <w:p w14:paraId="72FCE22A" w14:textId="77777777" w:rsidR="00AC0088" w:rsidRPr="00595F38" w:rsidRDefault="00AC0088" w:rsidP="00AC0088">
      <w:r w:rsidRPr="00595F38">
        <w:t xml:space="preserve">We plan to include a list of our top 10 dishes across the globe, chosen by us. This would be updated monthly with just a few dishes changing from the list. Also, we will implement a list view of all the dishes on our website, sorted by </w:t>
      </w:r>
      <w:del w:id="45" w:author="clixxe@gmail.com" w:date="2017-02-02T20:54:00Z">
        <w:r w:rsidRPr="00595F38" w:rsidDel="008C7251">
          <w:delText>country</w:delText>
        </w:r>
      </w:del>
      <w:ins w:id="46" w:author="clixxe@gmail.com" w:date="2017-02-02T20:54:00Z">
        <w:r>
          <w:t>continent</w:t>
        </w:r>
      </w:ins>
      <w:r w:rsidRPr="00595F38">
        <w:t>.</w:t>
      </w:r>
    </w:p>
    <w:p w14:paraId="6A7D58DF" w14:textId="77777777" w:rsidR="00AC0088" w:rsidRPr="00595F38" w:rsidRDefault="00AC0088" w:rsidP="00AC0088">
      <w:pPr>
        <w:rPr>
          <w:ins w:id="47" w:author="Hao Guan" w:date="2017-02-02T19:26:00Z"/>
        </w:rPr>
      </w:pPr>
    </w:p>
    <w:p w14:paraId="65C74757" w14:textId="77777777" w:rsidR="00AC0088" w:rsidRPr="00921FD1" w:rsidRDefault="00AC0088">
      <w:pPr>
        <w:pStyle w:val="Heading2"/>
        <w:rPr>
          <w:ins w:id="48" w:author="Hao Guan" w:date="2017-02-02T19:26:00Z"/>
          <w:color w:val="auto"/>
          <w:u w:val="single"/>
        </w:rPr>
        <w:pPrChange w:id="49" w:author="Hao Guan" w:date="2017-02-02T19:26:00Z">
          <w:pPr/>
        </w:pPrChange>
      </w:pPr>
      <w:bookmarkStart w:id="50" w:name="_Toc473828451"/>
      <w:bookmarkStart w:id="51" w:name="_Toc475051574"/>
      <w:ins w:id="52" w:author="Hao Guan" w:date="2017-02-02T19:26:00Z">
        <w:r w:rsidRPr="00921FD1">
          <w:rPr>
            <w:color w:val="auto"/>
            <w:u w:val="single"/>
          </w:rPr>
          <w:t>2.3 User Input</w:t>
        </w:r>
        <w:bookmarkEnd w:id="50"/>
        <w:bookmarkEnd w:id="51"/>
      </w:ins>
    </w:p>
    <w:p w14:paraId="2908B6C3" w14:textId="77777777" w:rsidR="00AC0088" w:rsidRPr="00921FD1" w:rsidRDefault="00AC0088" w:rsidP="00AC0088">
      <w:pPr>
        <w:rPr>
          <w:color w:val="auto"/>
          <w:u w:val="single"/>
        </w:rPr>
      </w:pPr>
      <w:ins w:id="53" w:author="Hao Guan" w:date="2017-02-02T19:26:00Z">
        <w:r w:rsidRPr="00921FD1">
          <w:rPr>
            <w:color w:val="auto"/>
            <w:u w:val="single"/>
          </w:rPr>
          <w:t xml:space="preserve">Our website will allow users to submit their own recipes through the contact/submit page. </w:t>
        </w:r>
      </w:ins>
      <w:ins w:id="54" w:author="Hao Guan" w:date="2017-02-02T19:27:00Z">
        <w:r w:rsidRPr="00921FD1">
          <w:rPr>
            <w:color w:val="auto"/>
            <w:u w:val="single"/>
          </w:rPr>
          <w:t xml:space="preserve">Another </w:t>
        </w:r>
      </w:ins>
      <w:ins w:id="55" w:author="Hao Guan" w:date="2017-02-02T19:28:00Z">
        <w:r w:rsidRPr="00921FD1">
          <w:rPr>
            <w:color w:val="auto"/>
            <w:u w:val="single"/>
          </w:rPr>
          <w:t xml:space="preserve">way </w:t>
        </w:r>
      </w:ins>
      <w:ins w:id="56" w:author="Hao Guan" w:date="2017-02-02T19:31:00Z">
        <w:r w:rsidRPr="00921FD1">
          <w:rPr>
            <w:color w:val="auto"/>
            <w:u w:val="single"/>
          </w:rPr>
          <w:t xml:space="preserve">that </w:t>
        </w:r>
      </w:ins>
      <w:ins w:id="57" w:author="Hao Guan" w:date="2017-02-02T19:28:00Z">
        <w:r w:rsidRPr="00921FD1">
          <w:rPr>
            <w:color w:val="auto"/>
            <w:u w:val="single"/>
          </w:rPr>
          <w:t>user</w:t>
        </w:r>
      </w:ins>
      <w:ins w:id="58" w:author="Hao Guan" w:date="2017-02-02T19:31:00Z">
        <w:r w:rsidRPr="00921FD1">
          <w:rPr>
            <w:color w:val="auto"/>
            <w:u w:val="single"/>
          </w:rPr>
          <w:t>s</w:t>
        </w:r>
      </w:ins>
      <w:ins w:id="59" w:author="Hao Guan" w:date="2017-02-02T19:28:00Z">
        <w:r w:rsidRPr="00921FD1">
          <w:rPr>
            <w:color w:val="auto"/>
            <w:u w:val="single"/>
          </w:rPr>
          <w:t xml:space="preserve"> can interact with our website is by commenting on recipes on the recipes page, </w:t>
        </w:r>
      </w:ins>
      <w:ins w:id="60" w:author="Hao Guan" w:date="2017-02-02T19:31:00Z">
        <w:r w:rsidRPr="00921FD1">
          <w:rPr>
            <w:color w:val="auto"/>
            <w:u w:val="single"/>
          </w:rPr>
          <w:t xml:space="preserve">and </w:t>
        </w:r>
      </w:ins>
      <w:ins w:id="61" w:author="Hao Guan" w:date="2017-02-02T19:28:00Z">
        <w:r w:rsidRPr="00921FD1">
          <w:rPr>
            <w:color w:val="auto"/>
            <w:u w:val="single"/>
          </w:rPr>
          <w:t>the users will also be able to reply to other users</w:t>
        </w:r>
      </w:ins>
      <w:ins w:id="62" w:author="Hao Guan" w:date="2017-02-02T19:32:00Z">
        <w:r w:rsidRPr="00921FD1">
          <w:rPr>
            <w:color w:val="auto"/>
            <w:u w:val="single"/>
          </w:rPr>
          <w:t>’</w:t>
        </w:r>
      </w:ins>
      <w:ins w:id="63" w:author="Hao Guan" w:date="2017-02-02T19:28:00Z">
        <w:r w:rsidRPr="00921FD1">
          <w:rPr>
            <w:color w:val="auto"/>
            <w:u w:val="single"/>
          </w:rPr>
          <w:t xml:space="preserve"> comments.</w:t>
        </w:r>
      </w:ins>
    </w:p>
    <w:p w14:paraId="4E582EBB" w14:textId="77777777" w:rsidR="00AC0088" w:rsidRPr="00595F38" w:rsidRDefault="00AC0088" w:rsidP="00AC0088">
      <w:pPr>
        <w:rPr>
          <w:kern w:val="44"/>
          <w:sz w:val="44"/>
          <w:szCs w:val="44"/>
        </w:rPr>
      </w:pPr>
    </w:p>
    <w:p w14:paraId="2805983F" w14:textId="77777777" w:rsidR="00AC0088" w:rsidRPr="00595F38" w:rsidRDefault="00AC0088" w:rsidP="00AC0088">
      <w:pPr>
        <w:pStyle w:val="Heading1"/>
        <w:ind w:left="420"/>
        <w:rPr>
          <w:sz w:val="24"/>
          <w:szCs w:val="24"/>
        </w:rPr>
      </w:pPr>
      <w:bookmarkStart w:id="64" w:name="_Toc472719689"/>
      <w:bookmarkStart w:id="65" w:name="_Toc473828452"/>
      <w:bookmarkStart w:id="66" w:name="_Toc475051575"/>
      <w:r w:rsidRPr="00595F38">
        <w:lastRenderedPageBreak/>
        <w:t>3.  Work Plan</w:t>
      </w:r>
      <w:bookmarkEnd w:id="64"/>
      <w:bookmarkEnd w:id="65"/>
      <w:bookmarkEnd w:id="66"/>
    </w:p>
    <w:p w14:paraId="79AE7A55" w14:textId="77777777" w:rsidR="00AC0088" w:rsidRPr="00595F38" w:rsidRDefault="00AC0088" w:rsidP="00AC0088">
      <w:pPr>
        <w:pStyle w:val="Heading2"/>
        <w:rPr>
          <w:rFonts w:eastAsia="SimSun"/>
          <w:sz w:val="24"/>
          <w:szCs w:val="24"/>
        </w:rPr>
      </w:pPr>
      <w:bookmarkStart w:id="67" w:name="_Toc472719690"/>
      <w:bookmarkStart w:id="68" w:name="_Toc473828453"/>
      <w:bookmarkStart w:id="69" w:name="_Toc475051576"/>
      <w:r w:rsidRPr="00595F38">
        <w:t>3.1 Divide and Conquer</w:t>
      </w:r>
      <w:bookmarkEnd w:id="67"/>
      <w:bookmarkEnd w:id="68"/>
      <w:bookmarkEnd w:id="69"/>
    </w:p>
    <w:p w14:paraId="3597F9BA" w14:textId="77777777" w:rsidR="00AC0088" w:rsidRPr="00595F38" w:rsidRDefault="00AC0088" w:rsidP="00AC0088">
      <w:r w:rsidRPr="00595F38">
        <w:t>We are scattered among 3 different sets, so we are using WhatsApp to communicate daily. We plan to meet every Wednesday at 15:00, as that time works for everyone. The work will be spread evenly between each member, working together on the landing page, and then dividing up</w:t>
      </w:r>
      <w:del w:id="70" w:author="clixxe@gmail.com" w:date="2017-02-02T20:55:00Z">
        <w:r w:rsidRPr="00595F38" w:rsidDel="008644A0">
          <w:delText xml:space="preserve"> to</w:delText>
        </w:r>
      </w:del>
      <w:r w:rsidRPr="00595F38">
        <w:t xml:space="preserve"> </w:t>
      </w:r>
      <w:ins w:id="71" w:author="clixxe@gmail.com" w:date="2017-02-02T20:55:00Z">
        <w:r>
          <w:t>the</w:t>
        </w:r>
      </w:ins>
      <w:del w:id="72" w:author="clixxe@gmail.com" w:date="2017-02-02T20:55:00Z">
        <w:r w:rsidRPr="00595F38" w:rsidDel="008644A0">
          <w:delText>assigned</w:delText>
        </w:r>
      </w:del>
      <w:r w:rsidRPr="00595F38">
        <w:t xml:space="preserve"> </w:t>
      </w:r>
      <w:del w:id="73" w:author="clixxe@gmail.com" w:date="2017-02-02T20:55:00Z">
        <w:r w:rsidRPr="00595F38" w:rsidDel="008644A0">
          <w:delText>countries</w:delText>
        </w:r>
      </w:del>
      <w:ins w:id="74" w:author="clixxe@gmail.com" w:date="2017-02-02T20:55:00Z">
        <w:r>
          <w:t>continents</w:t>
        </w:r>
      </w:ins>
      <w:r w:rsidRPr="00595F38">
        <w:t xml:space="preserve">. This will include gathering media, recipes, and other relatable information </w:t>
      </w:r>
      <w:del w:id="75" w:author="clixxe@gmail.com" w:date="2017-02-02T20:56:00Z">
        <w:r w:rsidRPr="00595F38" w:rsidDel="00175752">
          <w:delText>of the</w:delText>
        </w:r>
      </w:del>
      <w:ins w:id="76" w:author="clixxe@gmail.com" w:date="2017-02-02T20:56:00Z">
        <w:r>
          <w:t>for each continent</w:t>
        </w:r>
      </w:ins>
      <w:r w:rsidRPr="00595F38">
        <w:t xml:space="preserve"> </w:t>
      </w:r>
      <w:del w:id="77" w:author="clixxe@gmail.com" w:date="2017-02-02T20:55:00Z">
        <w:r w:rsidRPr="00595F38" w:rsidDel="008644A0">
          <w:delText>country</w:delText>
        </w:r>
      </w:del>
      <w:r w:rsidRPr="00595F38">
        <w:t>.</w:t>
      </w:r>
    </w:p>
    <w:p w14:paraId="6FDEEBE7" w14:textId="2D24F01B" w:rsidR="00AC0088" w:rsidRDefault="00AC0088" w:rsidP="00FA26D8">
      <w:pPr>
        <w:rPr>
          <w:rFonts w:ascii="Helvetica" w:hAnsi="Helvetica"/>
        </w:rPr>
      </w:pPr>
    </w:p>
    <w:p w14:paraId="6F645F42" w14:textId="10F85A59" w:rsidR="006A4A28" w:rsidRPr="00595F38" w:rsidRDefault="006A4A28" w:rsidP="006A4A28">
      <w:pPr>
        <w:pStyle w:val="Heading1"/>
        <w:jc w:val="center"/>
      </w:pPr>
      <w:bookmarkStart w:id="78" w:name="_Toc475051577"/>
      <w:r w:rsidRPr="00595F38">
        <w:t xml:space="preserve">Milestone </w:t>
      </w:r>
      <w:r>
        <w:t>Two</w:t>
      </w:r>
      <w:bookmarkEnd w:id="78"/>
    </w:p>
    <w:p w14:paraId="7D1BF799" w14:textId="65C492C3" w:rsidR="00921FD1" w:rsidRDefault="00921FD1" w:rsidP="00FA26D8">
      <w:pPr>
        <w:rPr>
          <w:rFonts w:ascii="Helvetica" w:hAnsi="Helvetica"/>
        </w:rPr>
      </w:pPr>
    </w:p>
    <w:p w14:paraId="413F3D0C" w14:textId="0D6B088A" w:rsidR="00921FD1" w:rsidRDefault="00921FD1" w:rsidP="00FA26D8">
      <w:pPr>
        <w:rPr>
          <w:rFonts w:ascii="Helvetica" w:hAnsi="Helvetica"/>
        </w:rPr>
      </w:pPr>
    </w:p>
    <w:p w14:paraId="237BFE40" w14:textId="77777777" w:rsidR="00921FD1" w:rsidRPr="00595F38" w:rsidRDefault="00921FD1" w:rsidP="00921FD1">
      <w:r w:rsidRPr="00595F38">
        <w:t>In the previous milestone, we decided the topic of our website and set the goals and purpose. For this milestone, we will proceed further and construct the basic structure of our website.</w:t>
      </w:r>
    </w:p>
    <w:p w14:paraId="66D59C1D" w14:textId="77777777" w:rsidR="00921FD1" w:rsidRPr="00595F38" w:rsidRDefault="00921FD1" w:rsidP="00921FD1"/>
    <w:p w14:paraId="2BD2ED96" w14:textId="77777777" w:rsidR="00921FD1" w:rsidRPr="00595F38" w:rsidRDefault="00921FD1" w:rsidP="00921FD1">
      <w:r w:rsidRPr="00595F38">
        <w:t>In the first section, we will propose a site map that demonstrates the essential components and the overall flow of our website, then the next section will focus on the layout for each proposed webpage.</w:t>
      </w:r>
    </w:p>
    <w:p w14:paraId="55F1604B" w14:textId="77777777" w:rsidR="00921FD1" w:rsidRPr="00595F38" w:rsidRDefault="00921FD1" w:rsidP="00921FD1"/>
    <w:p w14:paraId="2807FE0E" w14:textId="77777777" w:rsidR="00921FD1" w:rsidRPr="00412500" w:rsidRDefault="00921FD1" w:rsidP="00921FD1">
      <w:pPr>
        <w:pStyle w:val="Heading1"/>
      </w:pPr>
      <w:bookmarkStart w:id="79" w:name="_Toc473828426"/>
      <w:bookmarkStart w:id="80" w:name="_Toc475051578"/>
      <w:r w:rsidRPr="00412500">
        <w:t>Site map and navigation</w:t>
      </w:r>
      <w:bookmarkEnd w:id="79"/>
      <w:bookmarkEnd w:id="80"/>
    </w:p>
    <w:p w14:paraId="55AA2CA3" w14:textId="77777777" w:rsidR="00921FD1" w:rsidRDefault="00921FD1" w:rsidP="00921FD1">
      <w:r w:rsidRPr="00595F38">
        <w:t xml:space="preserve">Our website </w:t>
      </w:r>
      <w:r>
        <w:t>follows a shallow hierarchy design.</w:t>
      </w:r>
      <w:r w:rsidRPr="00595F38">
        <w:t xml:space="preserve"> </w:t>
      </w:r>
      <w:r>
        <w:t xml:space="preserve">From the home page, the user </w:t>
      </w:r>
      <w:r w:rsidRPr="00595F38">
        <w:t xml:space="preserve">will be able to navigate to all the parts of the website. The home page offers a clickable area in the center that directs </w:t>
      </w:r>
      <w:r>
        <w:t>a</w:t>
      </w:r>
      <w:r w:rsidRPr="00595F38">
        <w:t xml:space="preserve"> </w:t>
      </w:r>
      <w:r>
        <w:t>user</w:t>
      </w:r>
      <w:r w:rsidRPr="00595F38">
        <w:t xml:space="preserve"> to </w:t>
      </w:r>
      <w:r>
        <w:t>one of the seven continents page. In</w:t>
      </w:r>
      <w:r w:rsidRPr="00595F38">
        <w:t xml:space="preserve"> addition</w:t>
      </w:r>
      <w:r>
        <w:t xml:space="preserve"> to this</w:t>
      </w:r>
      <w:r w:rsidRPr="00595F38">
        <w:t xml:space="preserve">, </w:t>
      </w:r>
      <w:r>
        <w:t>navigation bar</w:t>
      </w:r>
      <w:r w:rsidRPr="00595F38">
        <w:t xml:space="preserve"> can </w:t>
      </w:r>
      <w:r>
        <w:t>lead users to a page with all the recipes available, organized by continent</w:t>
      </w:r>
      <w:r w:rsidRPr="00595F38">
        <w:t xml:space="preserve">. </w:t>
      </w:r>
    </w:p>
    <w:p w14:paraId="7C7F42FA" w14:textId="77777777" w:rsidR="00921FD1" w:rsidRDefault="00921FD1" w:rsidP="00921FD1"/>
    <w:p w14:paraId="393961E3" w14:textId="77777777" w:rsidR="00921FD1" w:rsidRPr="00595F38" w:rsidRDefault="00921FD1" w:rsidP="00921FD1">
      <w:r w:rsidRPr="00595F38">
        <w:t xml:space="preserve">The continents page and list view page will </w:t>
      </w:r>
      <w:r>
        <w:t>lead</w:t>
      </w:r>
      <w:r w:rsidRPr="00595F38">
        <w:t xml:space="preserve"> </w:t>
      </w:r>
      <w:r>
        <w:t>the user</w:t>
      </w:r>
      <w:r w:rsidRPr="00595F38">
        <w:t xml:space="preserve"> to the lowest level of our website --- the recipes page. We strive to design an easy-to-navigate website that allows the visitors to</w:t>
      </w:r>
      <w:r>
        <w:t xml:space="preserve"> find the information they want.</w:t>
      </w:r>
    </w:p>
    <w:p w14:paraId="696D1F0C" w14:textId="77777777" w:rsidR="00921FD1" w:rsidRPr="00595F38" w:rsidRDefault="00921FD1" w:rsidP="00921FD1">
      <w:r w:rsidRPr="00595F38">
        <w:rPr>
          <w:noProof/>
          <w:lang w:val="en-CA" w:eastAsia="en-CA"/>
        </w:rPr>
        <w:lastRenderedPageBreak/>
        <w:drawing>
          <wp:inline distT="0" distB="0" distL="0" distR="0" wp14:anchorId="3B5E7256" wp14:editId="31551879">
            <wp:extent cx="5660868" cy="8039098"/>
            <wp:effectExtent l="0" t="0" r="0" b="0"/>
            <wp:docPr id="15334825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660868" cy="8039098"/>
                    </a:xfrm>
                    <a:prstGeom prst="rect">
                      <a:avLst/>
                    </a:prstGeom>
                  </pic:spPr>
                </pic:pic>
              </a:graphicData>
            </a:graphic>
          </wp:inline>
        </w:drawing>
      </w:r>
    </w:p>
    <w:p w14:paraId="1A4D0A8B" w14:textId="77777777" w:rsidR="00921FD1" w:rsidRPr="00595F38" w:rsidRDefault="00921FD1" w:rsidP="00921FD1"/>
    <w:p w14:paraId="189A41A7" w14:textId="77777777" w:rsidR="00921FD1" w:rsidRPr="00595F38" w:rsidRDefault="00921FD1" w:rsidP="00921FD1">
      <w:pPr>
        <w:pStyle w:val="Heading1"/>
      </w:pPr>
      <w:bookmarkStart w:id="81" w:name="_Toc473828427"/>
      <w:bookmarkStart w:id="82" w:name="_Toc475051579"/>
      <w:r w:rsidRPr="00595F38">
        <w:lastRenderedPageBreak/>
        <w:t xml:space="preserve">Page </w:t>
      </w:r>
      <w:r>
        <w:rPr>
          <w:rFonts w:hint="eastAsia"/>
        </w:rPr>
        <w:t>Layout</w:t>
      </w:r>
      <w:bookmarkEnd w:id="81"/>
      <w:bookmarkEnd w:id="82"/>
    </w:p>
    <w:p w14:paraId="70D55E42" w14:textId="77777777" w:rsidR="00921FD1" w:rsidRDefault="00921FD1" w:rsidP="00921FD1">
      <w:r w:rsidRPr="00412500">
        <w:t>Our website will have 8 types of pages: the home page, list view page, contact page, forum page, forum post page, log in page, con</w:t>
      </w:r>
      <w:r>
        <w:t>tinent view page and the recipe</w:t>
      </w:r>
      <w:r w:rsidRPr="00412500">
        <w:t xml:space="preserve"> page. All the pages will employ a single</w:t>
      </w:r>
      <w:r>
        <w:t xml:space="preserve"> to three</w:t>
      </w:r>
      <w:r w:rsidRPr="00412500">
        <w:t xml:space="preserve"> column design for simplicity and visual continuity. </w:t>
      </w:r>
    </w:p>
    <w:p w14:paraId="448E0BD4" w14:textId="77777777" w:rsidR="00921FD1" w:rsidRDefault="00921FD1" w:rsidP="00921FD1"/>
    <w:p w14:paraId="1868959E" w14:textId="77777777" w:rsidR="00921FD1" w:rsidRPr="00412500" w:rsidRDefault="00921FD1" w:rsidP="00921FD1">
      <w:r>
        <w:t>For responsiveness and a fluid-width layout, we will be using Bootstrap as a framework.</w:t>
      </w:r>
    </w:p>
    <w:p w14:paraId="7F407A74" w14:textId="77777777" w:rsidR="00921FD1" w:rsidRPr="00412500" w:rsidRDefault="00921FD1" w:rsidP="00921FD1"/>
    <w:p w14:paraId="67A6ACD9" w14:textId="77777777" w:rsidR="00921FD1" w:rsidRPr="00412500" w:rsidRDefault="00921FD1" w:rsidP="00921FD1">
      <w:r>
        <w:t>Print layouts will include all content minus images, the navigation bar, and the footer.</w:t>
      </w:r>
    </w:p>
    <w:p w14:paraId="0041F2A7" w14:textId="77777777" w:rsidR="00921FD1" w:rsidRPr="00412500" w:rsidRDefault="00921FD1" w:rsidP="00921FD1"/>
    <w:p w14:paraId="7D06A0C5" w14:textId="77777777" w:rsidR="00921FD1" w:rsidRPr="00412500" w:rsidRDefault="00921FD1" w:rsidP="00921FD1">
      <w:r w:rsidRPr="00412500">
        <w:t xml:space="preserve">We used Visio to create the wireframe for all the pages as listed below: </w:t>
      </w:r>
    </w:p>
    <w:p w14:paraId="025296F0" w14:textId="77777777" w:rsidR="00921FD1" w:rsidRPr="00595F38" w:rsidRDefault="00921FD1" w:rsidP="00921FD1">
      <w:pPr>
        <w:pStyle w:val="Heading2"/>
      </w:pPr>
      <w:bookmarkStart w:id="83" w:name="_Toc473828428"/>
      <w:bookmarkStart w:id="84" w:name="_Toc475051580"/>
      <w:r w:rsidRPr="00595F38">
        <w:t>2.1 Home Page</w:t>
      </w:r>
      <w:bookmarkEnd w:id="83"/>
      <w:bookmarkEnd w:id="84"/>
    </w:p>
    <w:p w14:paraId="3575304F" w14:textId="77777777" w:rsidR="00921FD1" w:rsidRPr="00595F38" w:rsidRDefault="00921FD1" w:rsidP="00921FD1">
      <w:r w:rsidRPr="00595F38">
        <w:rPr>
          <w:noProof/>
          <w:lang w:val="en-CA" w:eastAsia="en-CA"/>
        </w:rPr>
        <w:drawing>
          <wp:inline distT="0" distB="0" distL="0" distR="0" wp14:anchorId="28989B85" wp14:editId="019314B0">
            <wp:extent cx="6807360" cy="3813586"/>
            <wp:effectExtent l="0" t="0" r="0" b="0"/>
            <wp:docPr id="2064228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807360" cy="3813586"/>
                    </a:xfrm>
                    <a:prstGeom prst="rect">
                      <a:avLst/>
                    </a:prstGeom>
                  </pic:spPr>
                </pic:pic>
              </a:graphicData>
            </a:graphic>
          </wp:inline>
        </w:drawing>
      </w:r>
    </w:p>
    <w:p w14:paraId="6BCB063D" w14:textId="77777777" w:rsidR="00921FD1" w:rsidRPr="00595F38" w:rsidRDefault="00921FD1" w:rsidP="00921FD1"/>
    <w:p w14:paraId="66BB4433" w14:textId="77777777" w:rsidR="00921FD1" w:rsidRPr="00595F38" w:rsidRDefault="00921FD1" w:rsidP="00921FD1">
      <w:r w:rsidRPr="00595F38">
        <w:br w:type="page"/>
      </w:r>
    </w:p>
    <w:p w14:paraId="3934440D" w14:textId="77777777" w:rsidR="00921FD1" w:rsidRPr="00595F38" w:rsidRDefault="00921FD1" w:rsidP="00921FD1">
      <w:pPr>
        <w:pStyle w:val="Heading2"/>
      </w:pPr>
      <w:bookmarkStart w:id="85" w:name="_Toc473828429"/>
      <w:bookmarkStart w:id="86" w:name="_Toc475051581"/>
      <w:r w:rsidRPr="00595F38">
        <w:lastRenderedPageBreak/>
        <w:t>2.2 List View Page</w:t>
      </w:r>
      <w:bookmarkEnd w:id="85"/>
      <w:bookmarkEnd w:id="86"/>
    </w:p>
    <w:p w14:paraId="2523734D" w14:textId="77777777" w:rsidR="00921FD1" w:rsidRDefault="00921FD1" w:rsidP="00921FD1">
      <w:r w:rsidRPr="00595F38">
        <w:rPr>
          <w:noProof/>
          <w:lang w:val="en-CA" w:eastAsia="en-CA"/>
        </w:rPr>
        <w:drawing>
          <wp:inline distT="0" distB="0" distL="0" distR="0" wp14:anchorId="028D4F7A" wp14:editId="022E9CE5">
            <wp:extent cx="6204857" cy="3490231"/>
            <wp:effectExtent l="0" t="0" r="5715" b="0"/>
            <wp:docPr id="20279607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04857" cy="3490231"/>
                    </a:xfrm>
                    <a:prstGeom prst="rect">
                      <a:avLst/>
                    </a:prstGeom>
                  </pic:spPr>
                </pic:pic>
              </a:graphicData>
            </a:graphic>
          </wp:inline>
        </w:drawing>
      </w:r>
    </w:p>
    <w:p w14:paraId="5C0B1CE0" w14:textId="77777777" w:rsidR="00921FD1" w:rsidRDefault="00921FD1" w:rsidP="00921FD1"/>
    <w:p w14:paraId="315F974A" w14:textId="77777777" w:rsidR="00921FD1" w:rsidRPr="00595F38" w:rsidRDefault="00921FD1" w:rsidP="00921FD1">
      <w:bookmarkStart w:id="87" w:name="_Toc473828430"/>
      <w:r w:rsidRPr="00A974F7">
        <w:rPr>
          <w:rFonts w:asciiTheme="majorHAnsi" w:hAnsiTheme="majorHAnsi" w:cstheme="majorBidi"/>
          <w:b/>
          <w:bCs/>
          <w:sz w:val="32"/>
          <w:szCs w:val="32"/>
        </w:rPr>
        <w:t>2.3 Contact Page</w:t>
      </w:r>
      <w:r w:rsidRPr="00595F38">
        <w:rPr>
          <w:noProof/>
          <w:lang w:val="en-CA" w:eastAsia="en-CA"/>
        </w:rPr>
        <w:drawing>
          <wp:inline distT="0" distB="0" distL="0" distR="0" wp14:anchorId="5145A430" wp14:editId="77B8B054">
            <wp:extent cx="6152606" cy="3460841"/>
            <wp:effectExtent l="0" t="0" r="635" b="6350"/>
            <wp:docPr id="2139115016"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2606" cy="3460841"/>
                    </a:xfrm>
                    <a:prstGeom prst="rect">
                      <a:avLst/>
                    </a:prstGeom>
                  </pic:spPr>
                </pic:pic>
              </a:graphicData>
            </a:graphic>
          </wp:inline>
        </w:drawing>
      </w:r>
      <w:bookmarkEnd w:id="87"/>
    </w:p>
    <w:p w14:paraId="3B3BCA86" w14:textId="77777777" w:rsidR="00921FD1" w:rsidRPr="00595F38" w:rsidRDefault="00921FD1" w:rsidP="00921FD1">
      <w:pPr>
        <w:pStyle w:val="Heading2"/>
      </w:pPr>
      <w:bookmarkStart w:id="88" w:name="_Toc473828431"/>
      <w:bookmarkStart w:id="89" w:name="_Toc475051582"/>
      <w:r w:rsidRPr="00595F38">
        <w:rPr>
          <w:rFonts w:eastAsia="Arial,宋体"/>
        </w:rPr>
        <w:lastRenderedPageBreak/>
        <w:t xml:space="preserve">2.4 </w:t>
      </w:r>
      <w:r w:rsidRPr="00595F38">
        <w:t>Forum Page</w:t>
      </w:r>
      <w:bookmarkEnd w:id="88"/>
      <w:bookmarkEnd w:id="89"/>
    </w:p>
    <w:p w14:paraId="7FD54BF2" w14:textId="77777777" w:rsidR="00921FD1" w:rsidRDefault="00921FD1" w:rsidP="00921FD1">
      <w:r w:rsidRPr="00595F38">
        <w:rPr>
          <w:noProof/>
          <w:lang w:val="en-CA" w:eastAsia="en-CA"/>
        </w:rPr>
        <w:drawing>
          <wp:inline distT="0" distB="0" distL="0" distR="0" wp14:anchorId="03518706" wp14:editId="69B59212">
            <wp:extent cx="6246949" cy="3513909"/>
            <wp:effectExtent l="0" t="0" r="1905" b="0"/>
            <wp:docPr id="6156808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61794" cy="3522259"/>
                    </a:xfrm>
                    <a:prstGeom prst="rect">
                      <a:avLst/>
                    </a:prstGeom>
                  </pic:spPr>
                </pic:pic>
              </a:graphicData>
            </a:graphic>
          </wp:inline>
        </w:drawing>
      </w:r>
    </w:p>
    <w:p w14:paraId="34CF77E1" w14:textId="77777777" w:rsidR="00921FD1" w:rsidRPr="00595F38" w:rsidRDefault="00921FD1" w:rsidP="00921FD1">
      <w:pPr>
        <w:pStyle w:val="Heading2"/>
        <w:rPr>
          <w:rFonts w:eastAsia="Arial,宋体"/>
        </w:rPr>
      </w:pPr>
      <w:bookmarkStart w:id="90" w:name="_Toc473828432"/>
      <w:bookmarkStart w:id="91" w:name="_Toc475051583"/>
      <w:r w:rsidRPr="00595F38">
        <w:rPr>
          <w:rFonts w:eastAsia="Arial,宋体"/>
        </w:rPr>
        <w:t xml:space="preserve">2.5 </w:t>
      </w:r>
      <w:r w:rsidRPr="00595F38">
        <w:t>Forum Post</w:t>
      </w:r>
      <w:bookmarkEnd w:id="90"/>
      <w:bookmarkEnd w:id="91"/>
    </w:p>
    <w:p w14:paraId="1636BB0C" w14:textId="77777777" w:rsidR="00921FD1" w:rsidRPr="00595F38" w:rsidRDefault="00921FD1" w:rsidP="00921FD1">
      <w:r w:rsidRPr="00595F38">
        <w:rPr>
          <w:noProof/>
          <w:lang w:val="en-CA" w:eastAsia="en-CA"/>
        </w:rPr>
        <w:drawing>
          <wp:inline distT="0" distB="0" distL="0" distR="0" wp14:anchorId="75B1B2C6" wp14:editId="3D245EE6">
            <wp:extent cx="6316616" cy="3553098"/>
            <wp:effectExtent l="0" t="0" r="8255" b="9525"/>
            <wp:docPr id="18272726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27547" cy="3559246"/>
                    </a:xfrm>
                    <a:prstGeom prst="rect">
                      <a:avLst/>
                    </a:prstGeom>
                  </pic:spPr>
                </pic:pic>
              </a:graphicData>
            </a:graphic>
          </wp:inline>
        </w:drawing>
      </w:r>
    </w:p>
    <w:p w14:paraId="4CB279B3" w14:textId="77777777" w:rsidR="00921FD1" w:rsidRPr="00595F38" w:rsidRDefault="00921FD1" w:rsidP="00921FD1">
      <w:r w:rsidRPr="00595F38">
        <w:br w:type="page"/>
      </w:r>
    </w:p>
    <w:p w14:paraId="75F3A6A9" w14:textId="77777777" w:rsidR="00921FD1" w:rsidRPr="00595F38" w:rsidRDefault="00921FD1" w:rsidP="00921FD1">
      <w:pPr>
        <w:pStyle w:val="Heading2"/>
      </w:pPr>
      <w:bookmarkStart w:id="92" w:name="_Toc473828433"/>
      <w:bookmarkStart w:id="93" w:name="_Toc475051584"/>
      <w:r w:rsidRPr="00595F38">
        <w:lastRenderedPageBreak/>
        <w:t>2.6 Login Page</w:t>
      </w:r>
      <w:bookmarkEnd w:id="92"/>
      <w:bookmarkEnd w:id="93"/>
    </w:p>
    <w:p w14:paraId="1F4D8B0C" w14:textId="77777777" w:rsidR="00921FD1" w:rsidRPr="00595F38" w:rsidRDefault="00921FD1" w:rsidP="00921FD1">
      <w:r w:rsidRPr="00595F38">
        <w:rPr>
          <w:noProof/>
          <w:lang w:val="en-CA" w:eastAsia="en-CA"/>
        </w:rPr>
        <w:drawing>
          <wp:inline distT="0" distB="0" distL="0" distR="0" wp14:anchorId="375978E5" wp14:editId="7E7FACC6">
            <wp:extent cx="6858000" cy="3857625"/>
            <wp:effectExtent l="0" t="0" r="0" b="0"/>
            <wp:docPr id="6325941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7CDC0354" w14:textId="77777777" w:rsidR="00921FD1" w:rsidRPr="00595F38" w:rsidRDefault="00921FD1" w:rsidP="00921FD1"/>
    <w:p w14:paraId="1F78A1A8" w14:textId="77777777" w:rsidR="00921FD1" w:rsidRPr="00595F38" w:rsidRDefault="00921FD1" w:rsidP="00921FD1">
      <w:pPr>
        <w:pStyle w:val="Heading2"/>
        <w:rPr>
          <w:rFonts w:eastAsia="Arial,宋体"/>
        </w:rPr>
      </w:pPr>
      <w:bookmarkStart w:id="94" w:name="_Toc473828434"/>
      <w:bookmarkStart w:id="95" w:name="_Toc475051585"/>
      <w:r>
        <w:rPr>
          <w:rFonts w:eastAsia="Arial,宋体"/>
        </w:rPr>
        <w:lastRenderedPageBreak/>
        <w:t xml:space="preserve">2.7 </w:t>
      </w:r>
      <w:r w:rsidRPr="00595F38">
        <w:t>Continent Grid View</w:t>
      </w:r>
      <w:bookmarkEnd w:id="94"/>
      <w:bookmarkEnd w:id="95"/>
    </w:p>
    <w:p w14:paraId="71DE727C" w14:textId="77777777" w:rsidR="00921FD1" w:rsidRPr="00595F38" w:rsidRDefault="00921FD1" w:rsidP="00921FD1">
      <w:r w:rsidRPr="00595F38">
        <w:rPr>
          <w:noProof/>
          <w:lang w:val="en-CA" w:eastAsia="en-CA"/>
        </w:rPr>
        <w:drawing>
          <wp:inline distT="0" distB="0" distL="0" distR="0" wp14:anchorId="031421FE" wp14:editId="3668BCB4">
            <wp:extent cx="6874491" cy="7482439"/>
            <wp:effectExtent l="0" t="0" r="0" b="0"/>
            <wp:docPr id="21463511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874491" cy="7482439"/>
                    </a:xfrm>
                    <a:prstGeom prst="rect">
                      <a:avLst/>
                    </a:prstGeom>
                  </pic:spPr>
                </pic:pic>
              </a:graphicData>
            </a:graphic>
          </wp:inline>
        </w:drawing>
      </w:r>
    </w:p>
    <w:p w14:paraId="7DDAF1AF" w14:textId="77777777" w:rsidR="00921FD1" w:rsidRPr="00595F38" w:rsidRDefault="00921FD1" w:rsidP="00921FD1"/>
    <w:p w14:paraId="5376C37B" w14:textId="77777777" w:rsidR="00921FD1" w:rsidRPr="00595F38" w:rsidRDefault="00921FD1" w:rsidP="00921FD1">
      <w:r w:rsidRPr="00595F38">
        <w:br w:type="page"/>
      </w:r>
    </w:p>
    <w:p w14:paraId="0E3617BC" w14:textId="77777777" w:rsidR="00921FD1" w:rsidRPr="00595F38" w:rsidRDefault="00921FD1" w:rsidP="00921FD1">
      <w:pPr>
        <w:pStyle w:val="Heading2"/>
      </w:pPr>
      <w:bookmarkStart w:id="96" w:name="_Toc473828435"/>
      <w:bookmarkStart w:id="97" w:name="_Toc475051586"/>
      <w:r w:rsidRPr="00595F38">
        <w:rPr>
          <w:rFonts w:eastAsia="Arial,宋体"/>
        </w:rPr>
        <w:lastRenderedPageBreak/>
        <w:t xml:space="preserve">2.8 </w:t>
      </w:r>
      <w:r w:rsidRPr="00595F38">
        <w:t>Recipe Page</w:t>
      </w:r>
      <w:bookmarkEnd w:id="96"/>
      <w:bookmarkEnd w:id="97"/>
    </w:p>
    <w:p w14:paraId="4C3936CD" w14:textId="77777777" w:rsidR="00921FD1" w:rsidRPr="00595F38" w:rsidRDefault="00921FD1" w:rsidP="00921FD1">
      <w:r w:rsidRPr="00595F38">
        <w:rPr>
          <w:noProof/>
          <w:lang w:val="en-CA" w:eastAsia="en-CA"/>
        </w:rPr>
        <w:drawing>
          <wp:inline distT="0" distB="0" distL="0" distR="0" wp14:anchorId="6B1C1E68" wp14:editId="30C76488">
            <wp:extent cx="6911223" cy="7259051"/>
            <wp:effectExtent l="0" t="0" r="0" b="0"/>
            <wp:docPr id="17871994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911223" cy="7259051"/>
                    </a:xfrm>
                    <a:prstGeom prst="rect">
                      <a:avLst/>
                    </a:prstGeom>
                  </pic:spPr>
                </pic:pic>
              </a:graphicData>
            </a:graphic>
          </wp:inline>
        </w:drawing>
      </w:r>
    </w:p>
    <w:p w14:paraId="49F83675" w14:textId="77777777" w:rsidR="00921FD1" w:rsidRPr="00595F38" w:rsidRDefault="00921FD1" w:rsidP="00921FD1"/>
    <w:p w14:paraId="524DF421" w14:textId="77777777" w:rsidR="00921FD1" w:rsidRPr="00595F38" w:rsidRDefault="00921FD1" w:rsidP="00921FD1">
      <w:r w:rsidRPr="00595F38">
        <w:br w:type="page"/>
      </w:r>
    </w:p>
    <w:p w14:paraId="139B76B9" w14:textId="77777777" w:rsidR="00921FD1" w:rsidRPr="00595F38" w:rsidRDefault="00921FD1" w:rsidP="00921FD1">
      <w:pPr>
        <w:pStyle w:val="Heading1"/>
      </w:pPr>
      <w:bookmarkStart w:id="98" w:name="_Toc473828436"/>
      <w:bookmarkStart w:id="99" w:name="_Toc475051587"/>
      <w:r w:rsidRPr="00595F38">
        <w:lastRenderedPageBreak/>
        <w:t>Color Scheme</w:t>
      </w:r>
      <w:bookmarkEnd w:id="98"/>
      <w:bookmarkEnd w:id="99"/>
    </w:p>
    <w:p w14:paraId="4E265DCA" w14:textId="77777777" w:rsidR="00921FD1" w:rsidRDefault="00921FD1" w:rsidP="00921FD1">
      <w:r w:rsidRPr="00595F38">
        <w:t xml:space="preserve">Due to the nature of our website, we plan to direct the visitors attention to the images of dishes by supporting our colorful dish images with a white background. For the main theme, we have decided to use a serial of colors shown below. These </w:t>
      </w:r>
      <w:r>
        <w:t xml:space="preserve">earthly </w:t>
      </w:r>
      <w:r w:rsidRPr="00595F38">
        <w:t xml:space="preserve">colors are not bright </w:t>
      </w:r>
      <w:r>
        <w:t xml:space="preserve">enough to steal attention from our dishes; they </w:t>
      </w:r>
      <w:r w:rsidRPr="00595F38">
        <w:t xml:space="preserve">provide a warm atmosphere which is ideal for food </w:t>
      </w:r>
      <w:r>
        <w:t>and is consistent with the dish per continent format</w:t>
      </w:r>
      <w:r w:rsidRPr="00595F38">
        <w:t xml:space="preserve">. </w:t>
      </w:r>
    </w:p>
    <w:p w14:paraId="30E8EC45" w14:textId="77777777" w:rsidR="00921FD1" w:rsidRDefault="00921FD1" w:rsidP="00921FD1"/>
    <w:p w14:paraId="72BCDD64" w14:textId="77777777" w:rsidR="00921FD1" w:rsidRDefault="00921FD1" w:rsidP="00921FD1">
      <w:r w:rsidRPr="00595F38">
        <w:t xml:space="preserve">These colors will mainly be </w:t>
      </w:r>
      <w:r>
        <w:t>used on our logo, and to accent the webpage.</w:t>
      </w:r>
    </w:p>
    <w:p w14:paraId="52864CB9" w14:textId="77777777" w:rsidR="00921FD1" w:rsidRPr="00595F38" w:rsidRDefault="00921FD1" w:rsidP="00921FD1"/>
    <w:p w14:paraId="053A37BE" w14:textId="77777777" w:rsidR="00921FD1" w:rsidRPr="00595F38" w:rsidRDefault="00921FD1" w:rsidP="00921FD1">
      <w:r w:rsidRPr="00595F38">
        <w:rPr>
          <w:noProof/>
          <w:lang w:val="en-CA" w:eastAsia="en-CA"/>
        </w:rPr>
        <w:drawing>
          <wp:inline distT="0" distB="0" distL="0" distR="0" wp14:anchorId="6C688CD8" wp14:editId="01F039B3">
            <wp:extent cx="6533784" cy="2162175"/>
            <wp:effectExtent l="0" t="0" r="0" b="0"/>
            <wp:docPr id="1905119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6533784" cy="2162175"/>
                    </a:xfrm>
                    <a:prstGeom prst="rect">
                      <a:avLst/>
                    </a:prstGeom>
                  </pic:spPr>
                </pic:pic>
              </a:graphicData>
            </a:graphic>
          </wp:inline>
        </w:drawing>
      </w:r>
    </w:p>
    <w:p w14:paraId="25792208" w14:textId="77777777" w:rsidR="00921FD1" w:rsidRPr="00595F38" w:rsidRDefault="00921FD1" w:rsidP="00921FD1"/>
    <w:p w14:paraId="331B549D" w14:textId="77777777" w:rsidR="00921FD1" w:rsidRPr="00595F38" w:rsidRDefault="00921FD1" w:rsidP="00921FD1">
      <w:pPr>
        <w:pStyle w:val="Heading1"/>
      </w:pPr>
      <w:bookmarkStart w:id="100" w:name="_Toc473828437"/>
      <w:bookmarkStart w:id="101" w:name="_Toc475051588"/>
      <w:r w:rsidRPr="00595F38">
        <w:t>Reasons and Best Practices</w:t>
      </w:r>
      <w:bookmarkEnd w:id="100"/>
      <w:bookmarkEnd w:id="101"/>
    </w:p>
    <w:p w14:paraId="3A89DE5B" w14:textId="77777777" w:rsidR="00921FD1" w:rsidRDefault="00921FD1" w:rsidP="00921FD1">
      <w:r w:rsidRPr="00595F38">
        <w:t xml:space="preserve">Our webpage is designed to be </w:t>
      </w:r>
      <w:r>
        <w:t>minimalistic</w:t>
      </w:r>
      <w:r w:rsidRPr="00595F38">
        <w:t xml:space="preserve">, so any user can navigate and find information with ease. </w:t>
      </w:r>
      <w:r>
        <w:t>In accordance with this principle, the one to three column design with Bootstrap keeps the user easily focused on what is in front of them; a user can find any recipe within three clicks</w:t>
      </w:r>
      <w:r w:rsidRPr="00595F38">
        <w:t xml:space="preserve">. </w:t>
      </w:r>
    </w:p>
    <w:p w14:paraId="5624224C" w14:textId="77777777" w:rsidR="00921FD1" w:rsidRDefault="00921FD1" w:rsidP="00921FD1"/>
    <w:p w14:paraId="4344A443" w14:textId="77777777" w:rsidR="00921FD1" w:rsidRPr="00595F38" w:rsidRDefault="00921FD1" w:rsidP="00921FD1">
      <w:r w:rsidRPr="00595F38">
        <w:t xml:space="preserve">Accessibility is another important aspect of our website. We </w:t>
      </w:r>
      <w:r>
        <w:t>will code following all W3C guidelines for accessibility.</w:t>
      </w:r>
      <w:r w:rsidRPr="00595F38">
        <w:t xml:space="preserve"> </w:t>
      </w:r>
    </w:p>
    <w:p w14:paraId="5E334663" w14:textId="77777777" w:rsidR="00921FD1" w:rsidRPr="00FA26D8" w:rsidRDefault="00921FD1" w:rsidP="00FA26D8">
      <w:pPr>
        <w:rPr>
          <w:rFonts w:ascii="Helvetica" w:hAnsi="Helvetica"/>
        </w:rPr>
      </w:pPr>
    </w:p>
    <w:sectPr w:rsidR="00921FD1" w:rsidRPr="00FA26D8">
      <w:footerReference w:type="default" r:id="rId23"/>
      <w:footerReference w:type="first" r:id="rId24"/>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4B5C39" w14:textId="77777777" w:rsidR="00D16C6B" w:rsidRDefault="00D16C6B">
      <w:pPr>
        <w:spacing w:line="240" w:lineRule="auto"/>
      </w:pPr>
      <w:r>
        <w:separator/>
      </w:r>
    </w:p>
  </w:endnote>
  <w:endnote w:type="continuationSeparator" w:id="0">
    <w:p w14:paraId="388DA64A" w14:textId="77777777" w:rsidR="00D16C6B" w:rsidRDefault="00D16C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宋体">
    <w:altName w:val="SimSun"/>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0894B" w14:textId="1AE70478" w:rsidR="006E312F" w:rsidRDefault="00D51030">
    <w:pPr>
      <w:jc w:val="right"/>
    </w:pPr>
    <w:r>
      <w:fldChar w:fldCharType="begin"/>
    </w:r>
    <w:r>
      <w:instrText>PAGE</w:instrText>
    </w:r>
    <w:r>
      <w:fldChar w:fldCharType="separate"/>
    </w:r>
    <w:r w:rsidR="0065700E">
      <w:rPr>
        <w:noProof/>
      </w:rPr>
      <w:t>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B60B0" w14:textId="77777777" w:rsidR="006E312F" w:rsidRDefault="006E31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F241A4" w14:textId="77777777" w:rsidR="00D16C6B" w:rsidRDefault="00D16C6B">
      <w:pPr>
        <w:spacing w:line="240" w:lineRule="auto"/>
      </w:pPr>
      <w:r>
        <w:separator/>
      </w:r>
    </w:p>
  </w:footnote>
  <w:footnote w:type="continuationSeparator" w:id="0">
    <w:p w14:paraId="298F3C2D" w14:textId="77777777" w:rsidR="00D16C6B" w:rsidRDefault="00D16C6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C33EE"/>
    <w:multiLevelType w:val="multilevel"/>
    <w:tmpl w:val="FDB465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65E3132A"/>
    <w:multiLevelType w:val="multilevel"/>
    <w:tmpl w:val="E39087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73C80A8B"/>
    <w:multiLevelType w:val="multilevel"/>
    <w:tmpl w:val="6C182B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lixxe@gmail.com">
    <w15:presenceInfo w15:providerId="Windows Live" w15:userId="668a53c2d708f1b7"/>
  </w15:person>
  <w15:person w15:author="Hao Guan">
    <w15:presenceInfo w15:providerId="Windows Live" w15:userId="4d8e2953fe927c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12F"/>
    <w:rsid w:val="00035075"/>
    <w:rsid w:val="000A4569"/>
    <w:rsid w:val="001A0259"/>
    <w:rsid w:val="001A55C3"/>
    <w:rsid w:val="001F0B13"/>
    <w:rsid w:val="0020553F"/>
    <w:rsid w:val="002C7E20"/>
    <w:rsid w:val="00310EE1"/>
    <w:rsid w:val="00380A7C"/>
    <w:rsid w:val="003D1619"/>
    <w:rsid w:val="003D6C43"/>
    <w:rsid w:val="003E6592"/>
    <w:rsid w:val="00410408"/>
    <w:rsid w:val="00420B8B"/>
    <w:rsid w:val="00493271"/>
    <w:rsid w:val="004D0043"/>
    <w:rsid w:val="004F0999"/>
    <w:rsid w:val="00516CBB"/>
    <w:rsid w:val="0052664F"/>
    <w:rsid w:val="005272D1"/>
    <w:rsid w:val="0061465E"/>
    <w:rsid w:val="00615D48"/>
    <w:rsid w:val="0065700E"/>
    <w:rsid w:val="006571C7"/>
    <w:rsid w:val="0067375B"/>
    <w:rsid w:val="006776EE"/>
    <w:rsid w:val="006A4A28"/>
    <w:rsid w:val="006C4625"/>
    <w:rsid w:val="006E312F"/>
    <w:rsid w:val="006F221B"/>
    <w:rsid w:val="00733F54"/>
    <w:rsid w:val="007B1DC0"/>
    <w:rsid w:val="0080449D"/>
    <w:rsid w:val="00821796"/>
    <w:rsid w:val="008726ED"/>
    <w:rsid w:val="00882E38"/>
    <w:rsid w:val="008D158B"/>
    <w:rsid w:val="00921FD1"/>
    <w:rsid w:val="00934FE5"/>
    <w:rsid w:val="009B32A3"/>
    <w:rsid w:val="00A844D8"/>
    <w:rsid w:val="00AC0088"/>
    <w:rsid w:val="00AD647C"/>
    <w:rsid w:val="00B74E9F"/>
    <w:rsid w:val="00B875AC"/>
    <w:rsid w:val="00BD5275"/>
    <w:rsid w:val="00C101EF"/>
    <w:rsid w:val="00C302FF"/>
    <w:rsid w:val="00C47A69"/>
    <w:rsid w:val="00D132DB"/>
    <w:rsid w:val="00D16C6B"/>
    <w:rsid w:val="00D51030"/>
    <w:rsid w:val="00DC2496"/>
    <w:rsid w:val="00DD0448"/>
    <w:rsid w:val="00E56A5D"/>
    <w:rsid w:val="00F636EA"/>
    <w:rsid w:val="00FA26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4580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41040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Hyperlink">
    <w:name w:val="Hyperlink"/>
    <w:basedOn w:val="DefaultParagraphFont"/>
    <w:uiPriority w:val="99"/>
    <w:unhideWhenUsed/>
    <w:rsid w:val="00AC0088"/>
    <w:rPr>
      <w:color w:val="0563C1" w:themeColor="hyperlink"/>
      <w:u w:val="single"/>
    </w:rPr>
  </w:style>
  <w:style w:type="paragraph" w:styleId="BalloonText">
    <w:name w:val="Balloon Text"/>
    <w:basedOn w:val="Normal"/>
    <w:link w:val="BalloonTextChar"/>
    <w:uiPriority w:val="99"/>
    <w:semiHidden/>
    <w:unhideWhenUsed/>
    <w:rsid w:val="00AC008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0088"/>
    <w:rPr>
      <w:rFonts w:ascii="Segoe UI" w:hAnsi="Segoe UI" w:cs="Segoe UI"/>
      <w:sz w:val="18"/>
      <w:szCs w:val="18"/>
    </w:rPr>
  </w:style>
  <w:style w:type="paragraph" w:customStyle="1" w:styleId="DecimalAligned">
    <w:name w:val="Decimal Aligned"/>
    <w:basedOn w:val="Normal"/>
    <w:uiPriority w:val="40"/>
    <w:qFormat/>
    <w:rsid w:val="00410408"/>
    <w:pPr>
      <w:tabs>
        <w:tab w:val="decimal" w:pos="360"/>
      </w:tabs>
      <w:spacing w:after="200"/>
    </w:pPr>
    <w:rPr>
      <w:rFonts w:asciiTheme="minorHAnsi" w:eastAsiaTheme="minorEastAsia" w:hAnsiTheme="minorHAnsi" w:cs="Times New Roman"/>
      <w:color w:val="auto"/>
    </w:rPr>
  </w:style>
  <w:style w:type="paragraph" w:styleId="FootnoteText">
    <w:name w:val="footnote text"/>
    <w:basedOn w:val="Normal"/>
    <w:link w:val="FootnoteTextChar"/>
    <w:uiPriority w:val="99"/>
    <w:unhideWhenUsed/>
    <w:rsid w:val="00410408"/>
    <w:pPr>
      <w:spacing w:line="240" w:lineRule="auto"/>
    </w:pPr>
    <w:rPr>
      <w:rFonts w:asciiTheme="minorHAnsi" w:eastAsiaTheme="minorEastAsia" w:hAnsiTheme="minorHAnsi" w:cs="Times New Roman"/>
      <w:color w:val="auto"/>
      <w:sz w:val="20"/>
      <w:szCs w:val="20"/>
    </w:rPr>
  </w:style>
  <w:style w:type="character" w:customStyle="1" w:styleId="FootnoteTextChar">
    <w:name w:val="Footnote Text Char"/>
    <w:basedOn w:val="DefaultParagraphFont"/>
    <w:link w:val="FootnoteText"/>
    <w:uiPriority w:val="99"/>
    <w:rsid w:val="00410408"/>
    <w:rPr>
      <w:rFonts w:asciiTheme="minorHAnsi" w:eastAsiaTheme="minorEastAsia" w:hAnsiTheme="minorHAnsi" w:cs="Times New Roman"/>
      <w:color w:val="auto"/>
      <w:sz w:val="20"/>
      <w:szCs w:val="20"/>
    </w:rPr>
  </w:style>
  <w:style w:type="character" w:styleId="SubtleEmphasis">
    <w:name w:val="Subtle Emphasis"/>
    <w:basedOn w:val="DefaultParagraphFont"/>
    <w:uiPriority w:val="19"/>
    <w:qFormat/>
    <w:rsid w:val="00410408"/>
    <w:rPr>
      <w:i/>
      <w:iCs/>
    </w:rPr>
  </w:style>
  <w:style w:type="table" w:styleId="LightShading-Accent1">
    <w:name w:val="Light Shading Accent 1"/>
    <w:basedOn w:val="TableNormal"/>
    <w:uiPriority w:val="60"/>
    <w:rsid w:val="00410408"/>
    <w:pPr>
      <w:spacing w:line="240" w:lineRule="auto"/>
    </w:pPr>
    <w:rPr>
      <w:rFonts w:asciiTheme="minorHAnsi" w:eastAsiaTheme="minorEastAsia" w:hAnsiTheme="minorHAnsi" w:cstheme="minorBidi"/>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Spacing">
    <w:name w:val="No Spacing"/>
    <w:uiPriority w:val="1"/>
    <w:qFormat/>
    <w:rsid w:val="00410408"/>
    <w:pPr>
      <w:spacing w:line="240" w:lineRule="auto"/>
    </w:pPr>
  </w:style>
  <w:style w:type="character" w:customStyle="1" w:styleId="Heading7Char">
    <w:name w:val="Heading 7 Char"/>
    <w:basedOn w:val="DefaultParagraphFont"/>
    <w:link w:val="Heading7"/>
    <w:uiPriority w:val="9"/>
    <w:rsid w:val="00410408"/>
    <w:rPr>
      <w:rFonts w:asciiTheme="majorHAnsi" w:eastAsiaTheme="majorEastAsia" w:hAnsiTheme="majorHAnsi" w:cstheme="majorBidi"/>
      <w:i/>
      <w:iCs/>
      <w:color w:val="1F3763" w:themeColor="accent1" w:themeShade="7F"/>
    </w:rPr>
  </w:style>
  <w:style w:type="paragraph" w:styleId="TOCHeading">
    <w:name w:val="TOC Heading"/>
    <w:basedOn w:val="Heading1"/>
    <w:next w:val="Normal"/>
    <w:uiPriority w:val="39"/>
    <w:unhideWhenUsed/>
    <w:qFormat/>
    <w:rsid w:val="00821796"/>
    <w:pP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821796"/>
    <w:pPr>
      <w:spacing w:after="100"/>
    </w:pPr>
  </w:style>
  <w:style w:type="paragraph" w:styleId="TOC2">
    <w:name w:val="toc 2"/>
    <w:basedOn w:val="Normal"/>
    <w:next w:val="Normal"/>
    <w:autoRedefine/>
    <w:uiPriority w:val="39"/>
    <w:unhideWhenUsed/>
    <w:rsid w:val="0082179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0BCF2-056A-4390-A782-03E6FDF26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18</Pages>
  <Words>1791</Words>
  <Characters>10213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ceres</dc:creator>
  <cp:lastModifiedBy>clixxe@gmail.com</cp:lastModifiedBy>
  <cp:revision>21</cp:revision>
  <cp:lastPrinted>2017-02-17T07:31:00Z</cp:lastPrinted>
  <dcterms:created xsi:type="dcterms:W3CDTF">2017-02-17T07:30:00Z</dcterms:created>
  <dcterms:modified xsi:type="dcterms:W3CDTF">2017-02-17T07:52:00Z</dcterms:modified>
</cp:coreProperties>
</file>