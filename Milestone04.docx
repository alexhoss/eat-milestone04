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CA" w:eastAsia="en-US"/>
        </w:rPr>
        <w:id w:val="956366150"/>
        <w:docPartObj>
          <w:docPartGallery w:val="Cover Pages"/>
          <w:docPartUnique/>
        </w:docPartObj>
      </w:sdtPr>
      <w:sdtEndPr>
        <w:rPr>
          <w:b/>
        </w:rPr>
      </w:sdtEndPr>
      <w:sdtContent>
        <w:p w14:paraId="197CE914" w14:textId="77777777" w:rsidR="00E641C7" w:rsidRDefault="00E641C7">
          <w:pPr>
            <w:pStyle w:val="NoSpacing"/>
          </w:pPr>
          <w:r>
            <w:rPr>
              <w:noProof/>
              <w:lang w:val="en-CA" w:eastAsia="en-CA"/>
            </w:rPr>
            <mc:AlternateContent>
              <mc:Choice Requires="wpg">
                <w:drawing>
                  <wp:anchor distT="0" distB="0" distL="114300" distR="114300" simplePos="0" relativeHeight="251659264" behindDoc="1" locked="0" layoutInCell="1" allowOverlap="1" wp14:anchorId="399A03E6" wp14:editId="64944F3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3-23T00:00:00Z">
                                      <w:dateFormat w:val="M/d/yyyy"/>
                                      <w:lid w:val="en-US"/>
                                      <w:storeMappedDataAs w:val="dateTime"/>
                                      <w:calendar w:val="gregorian"/>
                                    </w:date>
                                  </w:sdtPr>
                                  <w:sdtEndPr/>
                                  <w:sdtContent>
                                    <w:p w14:paraId="0AD8F5F3" w14:textId="77777777" w:rsidR="00412721" w:rsidRDefault="00412721">
                                      <w:pPr>
                                        <w:pStyle w:val="NoSpacing"/>
                                        <w:jc w:val="right"/>
                                        <w:rPr>
                                          <w:color w:val="FFFFFF" w:themeColor="background1"/>
                                          <w:sz w:val="28"/>
                                          <w:szCs w:val="28"/>
                                        </w:rPr>
                                      </w:pPr>
                                      <w:r>
                                        <w:rPr>
                                          <w:color w:val="FFFFFF" w:themeColor="background1"/>
                                          <w:sz w:val="28"/>
                                          <w:szCs w:val="28"/>
                                        </w:rPr>
                                        <w:t>3/23/2017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9A03E6"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3-23T00:00:00Z">
                                <w:dateFormat w:val="M/d/yyyy"/>
                                <w:lid w:val="en-US"/>
                                <w:storeMappedDataAs w:val="dateTime"/>
                                <w:calendar w:val="gregorian"/>
                              </w:date>
                            </w:sdtPr>
                            <w:sdtContent>
                              <w:p w14:paraId="0AD8F5F3" w14:textId="77777777" w:rsidR="00412721" w:rsidRDefault="00412721">
                                <w:pPr>
                                  <w:pStyle w:val="NoSpacing"/>
                                  <w:jc w:val="right"/>
                                  <w:rPr>
                                    <w:color w:val="FFFFFF" w:themeColor="background1"/>
                                    <w:sz w:val="28"/>
                                    <w:szCs w:val="28"/>
                                  </w:rPr>
                                </w:pPr>
                                <w:r>
                                  <w:rPr>
                                    <w:color w:val="FFFFFF" w:themeColor="background1"/>
                                    <w:sz w:val="28"/>
                                    <w:szCs w:val="28"/>
                                  </w:rPr>
                                  <w:t>3/23/2017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CA" w:eastAsia="en-CA"/>
            </w:rPr>
            <mc:AlternateContent>
              <mc:Choice Requires="wps">
                <w:drawing>
                  <wp:anchor distT="0" distB="0" distL="114300" distR="114300" simplePos="0" relativeHeight="251660288" behindDoc="0" locked="0" layoutInCell="1" allowOverlap="1" wp14:anchorId="31B7E972" wp14:editId="7783802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043305"/>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9758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49ADA" w14:textId="77777777" w:rsidR="00412721" w:rsidRDefault="00C6150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12721">
                                      <w:rPr>
                                        <w:rFonts w:asciiTheme="majorHAnsi" w:eastAsiaTheme="majorEastAsia" w:hAnsiTheme="majorHAnsi" w:cstheme="majorBidi"/>
                                        <w:color w:val="262626" w:themeColor="text1" w:themeTint="D9"/>
                                        <w:sz w:val="72"/>
                                        <w:szCs w:val="72"/>
                                      </w:rPr>
                                      <w:t>Milestone 4</w:t>
                                    </w:r>
                                  </w:sdtContent>
                                </w:sdt>
                              </w:p>
                              <w:p w14:paraId="6BE56A72" w14:textId="77777777" w:rsidR="00412721" w:rsidRDefault="00C6150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2721">
                                      <w:rPr>
                                        <w:color w:val="404040" w:themeColor="text1" w:themeTint="BF"/>
                                        <w:sz w:val="36"/>
                                        <w:szCs w:val="36"/>
                                      </w:rPr>
                                      <w:t>Comp 1536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B7E972" id="_x0000_t202" coordsize="21600,21600" o:spt="202" path="m,l,21600r21600,l21600,xe">
                    <v:stroke joinstyle="miter"/>
                    <v:path gradientshapeok="t" o:connecttype="rect"/>
                  </v:shapetype>
                  <v:shape id="Text Box 1" o:spid="_x0000_s1055" type="#_x0000_t202" style="position:absolute;margin-left:0;margin-top:0;width:275.4pt;height:82.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" filled="f" stroked="f" strokeweight=".5pt">
                    <v:textbox style="mso-fit-shape-to-text:t" inset="0,0,0,0">
                      <w:txbxContent>
                        <w:p w14:paraId="3DF49ADA" w14:textId="77777777" w:rsidR="00412721" w:rsidRDefault="0041272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Milestone 4</w:t>
                              </w:r>
                            </w:sdtContent>
                          </w:sdt>
                        </w:p>
                        <w:p w14:paraId="6BE56A72" w14:textId="77777777" w:rsidR="00412721" w:rsidRDefault="0041272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 1536</w:t>
                              </w:r>
                            </w:sdtContent>
                          </w:sdt>
                        </w:p>
                      </w:txbxContent>
                    </v:textbox>
                    <w10:wrap anchorx="page" anchory="page"/>
                  </v:shape>
                </w:pict>
              </mc:Fallback>
            </mc:AlternateContent>
          </w:r>
        </w:p>
        <w:p w14:paraId="3ECA555E" w14:textId="2D84A7C4" w:rsidR="007E540A" w:rsidRPr="007E540A" w:rsidRDefault="00E641C7">
          <w:pPr>
            <w:rPr>
              <w:b/>
            </w:rPr>
          </w:pPr>
          <w:r>
            <w:rPr>
              <w:noProof/>
              <w:lang w:eastAsia="en-CA"/>
            </w:rPr>
            <mc:AlternateContent>
              <mc:Choice Requires="wps">
                <w:drawing>
                  <wp:anchor distT="0" distB="0" distL="114300" distR="114300" simplePos="0" relativeHeight="251661312" behindDoc="0" locked="0" layoutInCell="1" allowOverlap="1" wp14:anchorId="28AFE7D2" wp14:editId="7F715A8F">
                    <wp:simplePos x="0" y="0"/>
                    <wp:positionH relativeFrom="page">
                      <wp:posOffset>3316605</wp:posOffset>
                    </wp:positionH>
                    <wp:positionV relativeFrom="page">
                      <wp:posOffset>2865120</wp:posOffset>
                    </wp:positionV>
                    <wp:extent cx="1391285" cy="1014095"/>
                    <wp:effectExtent l="0" t="0" r="5715" b="1905"/>
                    <wp:wrapNone/>
                    <wp:docPr id="32" name="Text Box 32"/>
                    <wp:cNvGraphicFramePr/>
                    <a:graphic xmlns:a="http://schemas.openxmlformats.org/drawingml/2006/main">
                      <a:graphicData uri="http://schemas.microsoft.com/office/word/2010/wordprocessingShape">
                        <wps:wsp>
                          <wps:cNvSpPr txBox="1"/>
                          <wps:spPr>
                            <a:xfrm>
                              <a:off x="0" y="0"/>
                              <a:ext cx="1391285" cy="1014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6B245" w14:textId="77777777" w:rsidR="00412721" w:rsidRDefault="00412721">
                                <w:pPr>
                                  <w:pStyle w:val="NoSpacing"/>
                                  <w:rPr>
                                    <w:color w:val="4472C4" w:themeColor="accent1"/>
                                    <w:sz w:val="26"/>
                                    <w:szCs w:val="26"/>
                                    <w:lang w:val="en-CA"/>
                                  </w:rPr>
                                </w:pPr>
                                <w:r>
                                  <w:rPr>
                                    <w:color w:val="4472C4" w:themeColor="accent1"/>
                                    <w:sz w:val="26"/>
                                    <w:szCs w:val="26"/>
                                    <w:lang w:val="en-CA"/>
                                  </w:rPr>
                                  <w:t>Alex Hosseini</w:t>
                                </w:r>
                              </w:p>
                              <w:p w14:paraId="5031DBA7" w14:textId="77777777" w:rsidR="00412721" w:rsidRDefault="00412721">
                                <w:pPr>
                                  <w:pStyle w:val="NoSpacing"/>
                                  <w:rPr>
                                    <w:color w:val="4472C4" w:themeColor="accent1"/>
                                    <w:sz w:val="26"/>
                                    <w:szCs w:val="26"/>
                                    <w:lang w:val="en-CA"/>
                                  </w:rPr>
                                </w:pPr>
                                <w:r>
                                  <w:rPr>
                                    <w:color w:val="4472C4" w:themeColor="accent1"/>
                                    <w:sz w:val="26"/>
                                    <w:szCs w:val="26"/>
                                    <w:lang w:val="en-CA"/>
                                  </w:rPr>
                                  <w:t>Hao Guan</w:t>
                                </w:r>
                              </w:p>
                              <w:p w14:paraId="23C486A9" w14:textId="77777777" w:rsidR="00412721" w:rsidRDefault="00412721">
                                <w:pPr>
                                  <w:pStyle w:val="NoSpacing"/>
                                  <w:rPr>
                                    <w:color w:val="4472C4" w:themeColor="accent1"/>
                                    <w:sz w:val="26"/>
                                    <w:szCs w:val="26"/>
                                    <w:lang w:val="en-CA"/>
                                  </w:rPr>
                                </w:pPr>
                                <w:r>
                                  <w:rPr>
                                    <w:color w:val="4472C4" w:themeColor="accent1"/>
                                    <w:sz w:val="26"/>
                                    <w:szCs w:val="26"/>
                                    <w:lang w:val="en-CA"/>
                                  </w:rPr>
                                  <w:t>Hao Tang</w:t>
                                </w:r>
                              </w:p>
                              <w:p w14:paraId="456ED7F0" w14:textId="77777777" w:rsidR="00412721" w:rsidRDefault="00412721">
                                <w:pPr>
                                  <w:pStyle w:val="NoSpacing"/>
                                  <w:rPr>
                                    <w:color w:val="4472C4" w:themeColor="accent1"/>
                                    <w:sz w:val="26"/>
                                    <w:szCs w:val="26"/>
                                    <w:lang w:val="en-CA"/>
                                  </w:rPr>
                                </w:pPr>
                                <w:r>
                                  <w:rPr>
                                    <w:color w:val="4472C4" w:themeColor="accent1"/>
                                    <w:sz w:val="26"/>
                                    <w:szCs w:val="26"/>
                                    <w:lang w:val="en-CA"/>
                                  </w:rPr>
                                  <w:t xml:space="preserve">Greg </w:t>
                                </w:r>
                                <w:proofErr w:type="spellStart"/>
                                <w:r>
                                  <w:rPr>
                                    <w:color w:val="4472C4" w:themeColor="accent1"/>
                                    <w:sz w:val="26"/>
                                    <w:szCs w:val="26"/>
                                    <w:lang w:val="en-CA"/>
                                  </w:rPr>
                                  <w:t>Torney</w:t>
                                </w:r>
                                <w:proofErr w:type="spellEnd"/>
                              </w:p>
                              <w:p w14:paraId="485EE429" w14:textId="77777777" w:rsidR="00412721" w:rsidRPr="00E641C7" w:rsidRDefault="00412721">
                                <w:pPr>
                                  <w:pStyle w:val="NoSpacing"/>
                                  <w:rPr>
                                    <w:color w:val="595959" w:themeColor="text1" w:themeTint="A6"/>
                                    <w:sz w:val="20"/>
                                    <w:szCs w:val="20"/>
                                    <w:lang w:val="en-CA"/>
                                  </w:rPr>
                                </w:pPr>
                                <w:proofErr w:type="spellStart"/>
                                <w:r>
                                  <w:rPr>
                                    <w:color w:val="4472C4" w:themeColor="accent1"/>
                                    <w:sz w:val="26"/>
                                    <w:szCs w:val="26"/>
                                    <w:lang w:val="en-CA"/>
                                  </w:rPr>
                                  <w:t>Xiaoan</w:t>
                                </w:r>
                                <w:proofErr w:type="spellEnd"/>
                                <w:r>
                                  <w:rPr>
                                    <w:color w:val="4472C4" w:themeColor="accent1"/>
                                    <w:sz w:val="26"/>
                                    <w:szCs w:val="26"/>
                                    <w:lang w:val="en-CA"/>
                                  </w:rPr>
                                  <w:t xml:space="preserve"> Yang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AFE7D2" id="Text Box 32" o:spid="_x0000_s1056" type="#_x0000_t202" style="position:absolute;margin-left:261.15pt;margin-top:225.6pt;width:109.55pt;height:79.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" filled="f" stroked="f" strokeweight=".5pt">
                    <v:textbox style="mso-fit-shape-to-text:t" inset="0,0,0,0">
                      <w:txbxContent>
                        <w:p w14:paraId="4146B245" w14:textId="77777777" w:rsidR="00412721" w:rsidRDefault="00412721">
                          <w:pPr>
                            <w:pStyle w:val="NoSpacing"/>
                            <w:rPr>
                              <w:color w:val="4472C4" w:themeColor="accent1"/>
                              <w:sz w:val="26"/>
                              <w:szCs w:val="26"/>
                              <w:lang w:val="en-CA"/>
                            </w:rPr>
                          </w:pPr>
                          <w:r>
                            <w:rPr>
                              <w:color w:val="4472C4" w:themeColor="accent1"/>
                              <w:sz w:val="26"/>
                              <w:szCs w:val="26"/>
                              <w:lang w:val="en-CA"/>
                            </w:rPr>
                            <w:t>Alex Hosseini</w:t>
                          </w:r>
                        </w:p>
                        <w:p w14:paraId="5031DBA7" w14:textId="77777777" w:rsidR="00412721" w:rsidRDefault="00412721">
                          <w:pPr>
                            <w:pStyle w:val="NoSpacing"/>
                            <w:rPr>
                              <w:color w:val="4472C4" w:themeColor="accent1"/>
                              <w:sz w:val="26"/>
                              <w:szCs w:val="26"/>
                              <w:lang w:val="en-CA"/>
                            </w:rPr>
                          </w:pPr>
                          <w:r>
                            <w:rPr>
                              <w:color w:val="4472C4" w:themeColor="accent1"/>
                              <w:sz w:val="26"/>
                              <w:szCs w:val="26"/>
                              <w:lang w:val="en-CA"/>
                            </w:rPr>
                            <w:t>Hao Guan</w:t>
                          </w:r>
                        </w:p>
                        <w:p w14:paraId="23C486A9" w14:textId="77777777" w:rsidR="00412721" w:rsidRDefault="00412721">
                          <w:pPr>
                            <w:pStyle w:val="NoSpacing"/>
                            <w:rPr>
                              <w:color w:val="4472C4" w:themeColor="accent1"/>
                              <w:sz w:val="26"/>
                              <w:szCs w:val="26"/>
                              <w:lang w:val="en-CA"/>
                            </w:rPr>
                          </w:pPr>
                          <w:r>
                            <w:rPr>
                              <w:color w:val="4472C4" w:themeColor="accent1"/>
                              <w:sz w:val="26"/>
                              <w:szCs w:val="26"/>
                              <w:lang w:val="en-CA"/>
                            </w:rPr>
                            <w:t>Hao Tang</w:t>
                          </w:r>
                        </w:p>
                        <w:p w14:paraId="456ED7F0" w14:textId="77777777" w:rsidR="00412721" w:rsidRDefault="00412721">
                          <w:pPr>
                            <w:pStyle w:val="NoSpacing"/>
                            <w:rPr>
                              <w:color w:val="4472C4" w:themeColor="accent1"/>
                              <w:sz w:val="26"/>
                              <w:szCs w:val="26"/>
                              <w:lang w:val="en-CA"/>
                            </w:rPr>
                          </w:pPr>
                          <w:r>
                            <w:rPr>
                              <w:color w:val="4472C4" w:themeColor="accent1"/>
                              <w:sz w:val="26"/>
                              <w:szCs w:val="26"/>
                              <w:lang w:val="en-CA"/>
                            </w:rPr>
                            <w:t xml:space="preserve">Greg </w:t>
                          </w:r>
                          <w:proofErr w:type="spellStart"/>
                          <w:r>
                            <w:rPr>
                              <w:color w:val="4472C4" w:themeColor="accent1"/>
                              <w:sz w:val="26"/>
                              <w:szCs w:val="26"/>
                              <w:lang w:val="en-CA"/>
                            </w:rPr>
                            <w:t>Torney</w:t>
                          </w:r>
                          <w:proofErr w:type="spellEnd"/>
                        </w:p>
                        <w:p w14:paraId="485EE429" w14:textId="77777777" w:rsidR="00412721" w:rsidRPr="00E641C7" w:rsidRDefault="00412721">
                          <w:pPr>
                            <w:pStyle w:val="NoSpacing"/>
                            <w:rPr>
                              <w:color w:val="595959" w:themeColor="text1" w:themeTint="A6"/>
                              <w:sz w:val="20"/>
                              <w:szCs w:val="20"/>
                              <w:lang w:val="en-CA"/>
                            </w:rPr>
                          </w:pPr>
                          <w:proofErr w:type="spellStart"/>
                          <w:r>
                            <w:rPr>
                              <w:color w:val="4472C4" w:themeColor="accent1"/>
                              <w:sz w:val="26"/>
                              <w:szCs w:val="26"/>
                              <w:lang w:val="en-CA"/>
                            </w:rPr>
                            <w:t>Xiaoan</w:t>
                          </w:r>
                          <w:proofErr w:type="spellEnd"/>
                          <w:r>
                            <w:rPr>
                              <w:color w:val="4472C4" w:themeColor="accent1"/>
                              <w:sz w:val="26"/>
                              <w:szCs w:val="26"/>
                              <w:lang w:val="en-CA"/>
                            </w:rPr>
                            <w:t xml:space="preserve"> Yang</w:t>
                          </w:r>
                        </w:p>
                      </w:txbxContent>
                    </v:textbox>
                    <w10:wrap anchorx="page" anchory="page"/>
                  </v:shape>
                </w:pict>
              </mc:Fallback>
            </mc:AlternateContent>
          </w:r>
          <w:r>
            <w:rPr>
              <w:b/>
            </w:rPr>
            <w:br w:type="page"/>
          </w:r>
        </w:p>
      </w:sdtContent>
    </w:sdt>
    <w:sdt>
      <w:sdtPr>
        <w:rPr>
          <w:rFonts w:asciiTheme="minorHAnsi" w:eastAsiaTheme="minorHAnsi" w:hAnsiTheme="minorHAnsi" w:cstheme="minorBidi"/>
          <w:color w:val="auto"/>
          <w:sz w:val="22"/>
          <w:szCs w:val="22"/>
          <w:lang w:val="en-CA"/>
        </w:rPr>
        <w:id w:val="436491802"/>
        <w:docPartObj>
          <w:docPartGallery w:val="Table of Contents"/>
          <w:docPartUnique/>
        </w:docPartObj>
      </w:sdtPr>
      <w:sdtEndPr>
        <w:rPr>
          <w:b/>
          <w:bCs/>
          <w:noProof/>
        </w:rPr>
      </w:sdtEndPr>
      <w:sdtContent>
        <w:p w14:paraId="18A0BEC5" w14:textId="22A97351" w:rsidR="00315266" w:rsidRDefault="00250170">
          <w:pPr>
            <w:pStyle w:val="TOCHeading"/>
          </w:pPr>
          <w:r>
            <w:t>Table of Contents</w:t>
          </w:r>
        </w:p>
        <w:p w14:paraId="50F7EE4F" w14:textId="4386FCB7" w:rsidR="00ED29C9" w:rsidRDefault="00315266">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8071486" w:history="1">
            <w:r w:rsidR="00ED29C9" w:rsidRPr="006B3FD1">
              <w:rPr>
                <w:rStyle w:val="Hyperlink"/>
                <w:noProof/>
              </w:rPr>
              <w:t>Validation Requirements</w:t>
            </w:r>
            <w:r w:rsidR="00ED29C9">
              <w:rPr>
                <w:noProof/>
                <w:webHidden/>
              </w:rPr>
              <w:tab/>
            </w:r>
            <w:r w:rsidR="00ED29C9">
              <w:rPr>
                <w:noProof/>
                <w:webHidden/>
              </w:rPr>
              <w:fldChar w:fldCharType="begin"/>
            </w:r>
            <w:r w:rsidR="00ED29C9">
              <w:rPr>
                <w:noProof/>
                <w:webHidden/>
              </w:rPr>
              <w:instrText xml:space="preserve"> PAGEREF _Toc478071486 \h </w:instrText>
            </w:r>
            <w:r w:rsidR="00ED29C9">
              <w:rPr>
                <w:noProof/>
                <w:webHidden/>
              </w:rPr>
            </w:r>
            <w:r w:rsidR="00ED29C9">
              <w:rPr>
                <w:noProof/>
                <w:webHidden/>
              </w:rPr>
              <w:fldChar w:fldCharType="separate"/>
            </w:r>
            <w:r w:rsidR="00ED29C9">
              <w:rPr>
                <w:noProof/>
                <w:webHidden/>
              </w:rPr>
              <w:t>3</w:t>
            </w:r>
            <w:r w:rsidR="00ED29C9">
              <w:rPr>
                <w:noProof/>
                <w:webHidden/>
              </w:rPr>
              <w:fldChar w:fldCharType="end"/>
            </w:r>
          </w:hyperlink>
        </w:p>
        <w:p w14:paraId="527E1E38" w14:textId="1E7A7BC9" w:rsidR="00ED29C9" w:rsidRDefault="00ED29C9">
          <w:pPr>
            <w:pStyle w:val="TOC1"/>
            <w:tabs>
              <w:tab w:val="right" w:leader="dot" w:pos="9350"/>
            </w:tabs>
            <w:rPr>
              <w:rFonts w:eastAsiaTheme="minorEastAsia"/>
              <w:noProof/>
              <w:lang w:eastAsia="en-CA"/>
            </w:rPr>
          </w:pPr>
          <w:hyperlink w:anchor="_Toc478071487" w:history="1">
            <w:r w:rsidRPr="006B3FD1">
              <w:rPr>
                <w:rStyle w:val="Hyperlink"/>
                <w:noProof/>
              </w:rPr>
              <w:t>Implement validation requirements</w:t>
            </w:r>
            <w:r>
              <w:rPr>
                <w:noProof/>
                <w:webHidden/>
              </w:rPr>
              <w:tab/>
            </w:r>
            <w:r>
              <w:rPr>
                <w:noProof/>
                <w:webHidden/>
              </w:rPr>
              <w:fldChar w:fldCharType="begin"/>
            </w:r>
            <w:r>
              <w:rPr>
                <w:noProof/>
                <w:webHidden/>
              </w:rPr>
              <w:instrText xml:space="preserve"> PAGEREF _Toc478071487 \h </w:instrText>
            </w:r>
            <w:r>
              <w:rPr>
                <w:noProof/>
                <w:webHidden/>
              </w:rPr>
            </w:r>
            <w:r>
              <w:rPr>
                <w:noProof/>
                <w:webHidden/>
              </w:rPr>
              <w:fldChar w:fldCharType="separate"/>
            </w:r>
            <w:r>
              <w:rPr>
                <w:noProof/>
                <w:webHidden/>
              </w:rPr>
              <w:t>4</w:t>
            </w:r>
            <w:r>
              <w:rPr>
                <w:noProof/>
                <w:webHidden/>
              </w:rPr>
              <w:fldChar w:fldCharType="end"/>
            </w:r>
          </w:hyperlink>
        </w:p>
        <w:p w14:paraId="4B5A3C29" w14:textId="3AA4A33D" w:rsidR="00ED29C9" w:rsidRDefault="00ED29C9">
          <w:pPr>
            <w:pStyle w:val="TOC1"/>
            <w:tabs>
              <w:tab w:val="right" w:leader="dot" w:pos="9350"/>
            </w:tabs>
            <w:rPr>
              <w:rFonts w:eastAsiaTheme="minorEastAsia"/>
              <w:noProof/>
              <w:lang w:eastAsia="en-CA"/>
            </w:rPr>
          </w:pPr>
          <w:hyperlink w:anchor="_Toc478071488" w:history="1">
            <w:r w:rsidRPr="006B3FD1">
              <w:rPr>
                <w:rStyle w:val="Hyperlink"/>
                <w:noProof/>
              </w:rPr>
              <w:t>Test Form</w:t>
            </w:r>
            <w:r>
              <w:rPr>
                <w:noProof/>
                <w:webHidden/>
              </w:rPr>
              <w:tab/>
            </w:r>
            <w:r>
              <w:rPr>
                <w:noProof/>
                <w:webHidden/>
              </w:rPr>
              <w:fldChar w:fldCharType="begin"/>
            </w:r>
            <w:r>
              <w:rPr>
                <w:noProof/>
                <w:webHidden/>
              </w:rPr>
              <w:instrText xml:space="preserve"> PAGEREF _Toc478071488 \h </w:instrText>
            </w:r>
            <w:r>
              <w:rPr>
                <w:noProof/>
                <w:webHidden/>
              </w:rPr>
            </w:r>
            <w:r>
              <w:rPr>
                <w:noProof/>
                <w:webHidden/>
              </w:rPr>
              <w:fldChar w:fldCharType="separate"/>
            </w:r>
            <w:r>
              <w:rPr>
                <w:noProof/>
                <w:webHidden/>
              </w:rPr>
              <w:t>4</w:t>
            </w:r>
            <w:r>
              <w:rPr>
                <w:noProof/>
                <w:webHidden/>
              </w:rPr>
              <w:fldChar w:fldCharType="end"/>
            </w:r>
          </w:hyperlink>
        </w:p>
        <w:p w14:paraId="5FC2C75C" w14:textId="69E15FDE" w:rsidR="00ED29C9" w:rsidRDefault="00ED29C9">
          <w:pPr>
            <w:pStyle w:val="TOC1"/>
            <w:tabs>
              <w:tab w:val="right" w:leader="dot" w:pos="9350"/>
            </w:tabs>
            <w:rPr>
              <w:rFonts w:eastAsiaTheme="minorEastAsia"/>
              <w:noProof/>
              <w:lang w:eastAsia="en-CA"/>
            </w:rPr>
          </w:pPr>
          <w:hyperlink w:anchor="_Toc478071489" w:history="1">
            <w:r w:rsidRPr="006B3FD1">
              <w:rPr>
                <w:rStyle w:val="Hyperlink"/>
                <w:noProof/>
              </w:rPr>
              <w:t>JavaScript widget</w:t>
            </w:r>
            <w:r>
              <w:rPr>
                <w:noProof/>
                <w:webHidden/>
              </w:rPr>
              <w:tab/>
            </w:r>
            <w:r>
              <w:rPr>
                <w:noProof/>
                <w:webHidden/>
              </w:rPr>
              <w:fldChar w:fldCharType="begin"/>
            </w:r>
            <w:r>
              <w:rPr>
                <w:noProof/>
                <w:webHidden/>
              </w:rPr>
              <w:instrText xml:space="preserve"> PAGEREF _Toc478071489 \h </w:instrText>
            </w:r>
            <w:r>
              <w:rPr>
                <w:noProof/>
                <w:webHidden/>
              </w:rPr>
            </w:r>
            <w:r>
              <w:rPr>
                <w:noProof/>
                <w:webHidden/>
              </w:rPr>
              <w:fldChar w:fldCharType="separate"/>
            </w:r>
            <w:r>
              <w:rPr>
                <w:noProof/>
                <w:webHidden/>
              </w:rPr>
              <w:t>4</w:t>
            </w:r>
            <w:r>
              <w:rPr>
                <w:noProof/>
                <w:webHidden/>
              </w:rPr>
              <w:fldChar w:fldCharType="end"/>
            </w:r>
          </w:hyperlink>
        </w:p>
        <w:p w14:paraId="4E6705CA" w14:textId="26E9D7AF" w:rsidR="00ED29C9" w:rsidRDefault="00ED29C9" w:rsidP="00ED29C9">
          <w:pPr>
            <w:pStyle w:val="TOC2"/>
            <w:tabs>
              <w:tab w:val="right" w:leader="dot" w:pos="9350"/>
            </w:tabs>
            <w:ind w:left="0"/>
            <w:rPr>
              <w:rFonts w:eastAsiaTheme="minorEastAsia"/>
              <w:noProof/>
              <w:lang w:eastAsia="en-CA"/>
            </w:rPr>
          </w:pPr>
          <w:hyperlink w:anchor="_Toc478071490" w:history="1">
            <w:r w:rsidRPr="006B3FD1">
              <w:rPr>
                <w:rStyle w:val="Hyperlink"/>
                <w:noProof/>
              </w:rPr>
              <w:t>Testing with JavaScript disabled</w:t>
            </w:r>
            <w:r>
              <w:rPr>
                <w:noProof/>
                <w:webHidden/>
              </w:rPr>
              <w:tab/>
            </w:r>
            <w:r>
              <w:rPr>
                <w:noProof/>
                <w:webHidden/>
              </w:rPr>
              <w:fldChar w:fldCharType="begin"/>
            </w:r>
            <w:r>
              <w:rPr>
                <w:noProof/>
                <w:webHidden/>
              </w:rPr>
              <w:instrText xml:space="preserve"> PAGEREF _Toc478071490 \h </w:instrText>
            </w:r>
            <w:r>
              <w:rPr>
                <w:noProof/>
                <w:webHidden/>
              </w:rPr>
            </w:r>
            <w:r>
              <w:rPr>
                <w:noProof/>
                <w:webHidden/>
              </w:rPr>
              <w:fldChar w:fldCharType="separate"/>
            </w:r>
            <w:r>
              <w:rPr>
                <w:noProof/>
                <w:webHidden/>
              </w:rPr>
              <w:t>5</w:t>
            </w:r>
            <w:r>
              <w:rPr>
                <w:noProof/>
                <w:webHidden/>
              </w:rPr>
              <w:fldChar w:fldCharType="end"/>
            </w:r>
          </w:hyperlink>
        </w:p>
        <w:p w14:paraId="6155E967" w14:textId="381A9425" w:rsidR="00ED29C9" w:rsidRDefault="00ED29C9">
          <w:pPr>
            <w:pStyle w:val="TOC1"/>
            <w:tabs>
              <w:tab w:val="right" w:leader="dot" w:pos="9350"/>
            </w:tabs>
            <w:rPr>
              <w:rFonts w:eastAsiaTheme="minorEastAsia"/>
              <w:noProof/>
              <w:lang w:eastAsia="en-CA"/>
            </w:rPr>
          </w:pPr>
          <w:hyperlink w:anchor="_Toc478071491" w:history="1">
            <w:r w:rsidRPr="006B3FD1">
              <w:rPr>
                <w:rStyle w:val="Hyperlink"/>
                <w:noProof/>
              </w:rPr>
              <w:t>Published site</w:t>
            </w:r>
            <w:r>
              <w:rPr>
                <w:noProof/>
                <w:webHidden/>
              </w:rPr>
              <w:tab/>
            </w:r>
            <w:r>
              <w:rPr>
                <w:noProof/>
                <w:webHidden/>
              </w:rPr>
              <w:fldChar w:fldCharType="begin"/>
            </w:r>
            <w:r>
              <w:rPr>
                <w:noProof/>
                <w:webHidden/>
              </w:rPr>
              <w:instrText xml:space="preserve"> PAGEREF _Toc478071491 \h </w:instrText>
            </w:r>
            <w:r>
              <w:rPr>
                <w:noProof/>
                <w:webHidden/>
              </w:rPr>
            </w:r>
            <w:r>
              <w:rPr>
                <w:noProof/>
                <w:webHidden/>
              </w:rPr>
              <w:fldChar w:fldCharType="separate"/>
            </w:r>
            <w:r>
              <w:rPr>
                <w:noProof/>
                <w:webHidden/>
              </w:rPr>
              <w:t>5</w:t>
            </w:r>
            <w:r>
              <w:rPr>
                <w:noProof/>
                <w:webHidden/>
              </w:rPr>
              <w:fldChar w:fldCharType="end"/>
            </w:r>
          </w:hyperlink>
        </w:p>
        <w:p w14:paraId="37E7F826" w14:textId="564D1A58" w:rsidR="00ED29C9" w:rsidRDefault="00ED29C9">
          <w:pPr>
            <w:pStyle w:val="TOC1"/>
            <w:tabs>
              <w:tab w:val="right" w:leader="dot" w:pos="9350"/>
            </w:tabs>
            <w:rPr>
              <w:rFonts w:eastAsiaTheme="minorEastAsia"/>
              <w:noProof/>
              <w:lang w:eastAsia="en-CA"/>
            </w:rPr>
          </w:pPr>
          <w:hyperlink w:anchor="_Toc478071492" w:history="1">
            <w:r w:rsidRPr="006B3FD1">
              <w:rPr>
                <w:rStyle w:val="Hyperlink"/>
                <w:noProof/>
              </w:rPr>
              <w:t>Changes from previous milestones</w:t>
            </w:r>
            <w:r>
              <w:rPr>
                <w:noProof/>
                <w:webHidden/>
              </w:rPr>
              <w:tab/>
            </w:r>
            <w:r>
              <w:rPr>
                <w:noProof/>
                <w:webHidden/>
              </w:rPr>
              <w:fldChar w:fldCharType="begin"/>
            </w:r>
            <w:r>
              <w:rPr>
                <w:noProof/>
                <w:webHidden/>
              </w:rPr>
              <w:instrText xml:space="preserve"> PAGEREF _Toc478071492 \h </w:instrText>
            </w:r>
            <w:r>
              <w:rPr>
                <w:noProof/>
                <w:webHidden/>
              </w:rPr>
            </w:r>
            <w:r>
              <w:rPr>
                <w:noProof/>
                <w:webHidden/>
              </w:rPr>
              <w:fldChar w:fldCharType="separate"/>
            </w:r>
            <w:r>
              <w:rPr>
                <w:noProof/>
                <w:webHidden/>
              </w:rPr>
              <w:t>5</w:t>
            </w:r>
            <w:r>
              <w:rPr>
                <w:noProof/>
                <w:webHidden/>
              </w:rPr>
              <w:fldChar w:fldCharType="end"/>
            </w:r>
          </w:hyperlink>
        </w:p>
        <w:p w14:paraId="59279A94" w14:textId="0E9832CB" w:rsidR="00ED29C9" w:rsidRDefault="00ED29C9">
          <w:pPr>
            <w:pStyle w:val="TOC1"/>
            <w:tabs>
              <w:tab w:val="right" w:leader="dot" w:pos="9350"/>
            </w:tabs>
            <w:rPr>
              <w:rFonts w:eastAsiaTheme="minorEastAsia"/>
              <w:noProof/>
              <w:lang w:eastAsia="en-CA"/>
            </w:rPr>
          </w:pPr>
          <w:hyperlink w:anchor="_Toc478071493" w:history="1">
            <w:r w:rsidRPr="006B3FD1">
              <w:rPr>
                <w:rStyle w:val="Hyperlink"/>
                <w:noProof/>
              </w:rPr>
              <w:t>URL</w:t>
            </w:r>
            <w:r>
              <w:rPr>
                <w:noProof/>
                <w:webHidden/>
              </w:rPr>
              <w:tab/>
            </w:r>
            <w:r>
              <w:rPr>
                <w:noProof/>
                <w:webHidden/>
              </w:rPr>
              <w:fldChar w:fldCharType="begin"/>
            </w:r>
            <w:r>
              <w:rPr>
                <w:noProof/>
                <w:webHidden/>
              </w:rPr>
              <w:instrText xml:space="preserve"> PAGEREF _Toc478071493 \h </w:instrText>
            </w:r>
            <w:r>
              <w:rPr>
                <w:noProof/>
                <w:webHidden/>
              </w:rPr>
            </w:r>
            <w:r>
              <w:rPr>
                <w:noProof/>
                <w:webHidden/>
              </w:rPr>
              <w:fldChar w:fldCharType="separate"/>
            </w:r>
            <w:r>
              <w:rPr>
                <w:noProof/>
                <w:webHidden/>
              </w:rPr>
              <w:t>5</w:t>
            </w:r>
            <w:r>
              <w:rPr>
                <w:noProof/>
                <w:webHidden/>
              </w:rPr>
              <w:fldChar w:fldCharType="end"/>
            </w:r>
          </w:hyperlink>
        </w:p>
        <w:p w14:paraId="5F61F243" w14:textId="5DD8D5FD" w:rsidR="00ED29C9" w:rsidRDefault="00ED29C9" w:rsidP="00ED29C9">
          <w:pPr>
            <w:pStyle w:val="TOC2"/>
            <w:tabs>
              <w:tab w:val="right" w:leader="dot" w:pos="9350"/>
            </w:tabs>
            <w:ind w:left="0"/>
            <w:rPr>
              <w:rFonts w:eastAsiaTheme="minorEastAsia"/>
              <w:noProof/>
              <w:lang w:eastAsia="en-CA"/>
            </w:rPr>
          </w:pPr>
          <w:hyperlink w:anchor="_Toc478071494" w:history="1">
            <w:r w:rsidRPr="006B3FD1">
              <w:rPr>
                <w:rStyle w:val="Hyperlink"/>
                <w:noProof/>
              </w:rPr>
              <w:t>Completed Work</w:t>
            </w:r>
            <w:r>
              <w:rPr>
                <w:noProof/>
                <w:webHidden/>
              </w:rPr>
              <w:tab/>
            </w:r>
            <w:r>
              <w:rPr>
                <w:noProof/>
                <w:webHidden/>
              </w:rPr>
              <w:fldChar w:fldCharType="begin"/>
            </w:r>
            <w:r>
              <w:rPr>
                <w:noProof/>
                <w:webHidden/>
              </w:rPr>
              <w:instrText xml:space="preserve"> PAGEREF _Toc478071494 \h </w:instrText>
            </w:r>
            <w:r>
              <w:rPr>
                <w:noProof/>
                <w:webHidden/>
              </w:rPr>
            </w:r>
            <w:r>
              <w:rPr>
                <w:noProof/>
                <w:webHidden/>
              </w:rPr>
              <w:fldChar w:fldCharType="separate"/>
            </w:r>
            <w:r>
              <w:rPr>
                <w:noProof/>
                <w:webHidden/>
              </w:rPr>
              <w:t>5</w:t>
            </w:r>
            <w:r>
              <w:rPr>
                <w:noProof/>
                <w:webHidden/>
              </w:rPr>
              <w:fldChar w:fldCharType="end"/>
            </w:r>
          </w:hyperlink>
        </w:p>
        <w:p w14:paraId="4B97CDA7" w14:textId="6E130656" w:rsidR="00ED29C9" w:rsidRDefault="00ED29C9">
          <w:pPr>
            <w:pStyle w:val="TOC1"/>
            <w:tabs>
              <w:tab w:val="right" w:leader="dot" w:pos="9350"/>
            </w:tabs>
            <w:rPr>
              <w:rFonts w:eastAsiaTheme="minorEastAsia"/>
              <w:noProof/>
              <w:lang w:eastAsia="en-CA"/>
            </w:rPr>
          </w:pPr>
          <w:hyperlink w:anchor="_Toc478071495" w:history="1">
            <w:r w:rsidRPr="006B3FD1">
              <w:rPr>
                <w:rStyle w:val="Hyperlink"/>
                <w:noProof/>
              </w:rPr>
              <w:t>Outstanding work</w:t>
            </w:r>
            <w:r>
              <w:rPr>
                <w:noProof/>
                <w:webHidden/>
              </w:rPr>
              <w:tab/>
            </w:r>
            <w:r>
              <w:rPr>
                <w:noProof/>
                <w:webHidden/>
              </w:rPr>
              <w:fldChar w:fldCharType="begin"/>
            </w:r>
            <w:r>
              <w:rPr>
                <w:noProof/>
                <w:webHidden/>
              </w:rPr>
              <w:instrText xml:space="preserve"> PAGEREF _Toc478071495 \h </w:instrText>
            </w:r>
            <w:r>
              <w:rPr>
                <w:noProof/>
                <w:webHidden/>
              </w:rPr>
            </w:r>
            <w:r>
              <w:rPr>
                <w:noProof/>
                <w:webHidden/>
              </w:rPr>
              <w:fldChar w:fldCharType="separate"/>
            </w:r>
            <w:r>
              <w:rPr>
                <w:noProof/>
                <w:webHidden/>
              </w:rPr>
              <w:t>5</w:t>
            </w:r>
            <w:r>
              <w:rPr>
                <w:noProof/>
                <w:webHidden/>
              </w:rPr>
              <w:fldChar w:fldCharType="end"/>
            </w:r>
          </w:hyperlink>
        </w:p>
        <w:p w14:paraId="19B96D4A" w14:textId="5A796048" w:rsidR="00ED29C9" w:rsidRDefault="00ED29C9">
          <w:pPr>
            <w:pStyle w:val="TOC1"/>
            <w:tabs>
              <w:tab w:val="right" w:leader="dot" w:pos="9350"/>
            </w:tabs>
            <w:rPr>
              <w:rFonts w:eastAsiaTheme="minorEastAsia"/>
              <w:noProof/>
              <w:lang w:eastAsia="en-CA"/>
            </w:rPr>
          </w:pPr>
          <w:hyperlink w:anchor="_Toc478071496" w:history="1">
            <w:r w:rsidRPr="006B3FD1">
              <w:rPr>
                <w:rStyle w:val="Hyperlink"/>
                <w:noProof/>
              </w:rPr>
              <w:t>Appendix I</w:t>
            </w:r>
            <w:r>
              <w:rPr>
                <w:noProof/>
                <w:webHidden/>
              </w:rPr>
              <w:tab/>
            </w:r>
            <w:r>
              <w:rPr>
                <w:noProof/>
                <w:webHidden/>
              </w:rPr>
              <w:fldChar w:fldCharType="begin"/>
            </w:r>
            <w:r>
              <w:rPr>
                <w:noProof/>
                <w:webHidden/>
              </w:rPr>
              <w:instrText xml:space="preserve"> PAGEREF _Toc478071496 \h </w:instrText>
            </w:r>
            <w:r>
              <w:rPr>
                <w:noProof/>
                <w:webHidden/>
              </w:rPr>
            </w:r>
            <w:r>
              <w:rPr>
                <w:noProof/>
                <w:webHidden/>
              </w:rPr>
              <w:fldChar w:fldCharType="separate"/>
            </w:r>
            <w:r>
              <w:rPr>
                <w:noProof/>
                <w:webHidden/>
              </w:rPr>
              <w:t>6</w:t>
            </w:r>
            <w:r>
              <w:rPr>
                <w:noProof/>
                <w:webHidden/>
              </w:rPr>
              <w:fldChar w:fldCharType="end"/>
            </w:r>
          </w:hyperlink>
        </w:p>
        <w:p w14:paraId="79A27FC1" w14:textId="4E014F48" w:rsidR="00ED29C9" w:rsidRDefault="00ED29C9">
          <w:pPr>
            <w:pStyle w:val="TOC1"/>
            <w:tabs>
              <w:tab w:val="right" w:leader="dot" w:pos="9350"/>
            </w:tabs>
            <w:rPr>
              <w:rFonts w:eastAsiaTheme="minorEastAsia"/>
              <w:noProof/>
              <w:lang w:eastAsia="en-CA"/>
            </w:rPr>
          </w:pPr>
          <w:hyperlink w:anchor="_Toc478071497" w:history="1">
            <w:r w:rsidRPr="006B3FD1">
              <w:rPr>
                <w:rStyle w:val="Hyperlink"/>
                <w:noProof/>
              </w:rPr>
              <w:t>Milestone One</w:t>
            </w:r>
            <w:r>
              <w:rPr>
                <w:noProof/>
                <w:webHidden/>
              </w:rPr>
              <w:tab/>
            </w:r>
            <w:r>
              <w:rPr>
                <w:noProof/>
                <w:webHidden/>
              </w:rPr>
              <w:fldChar w:fldCharType="begin"/>
            </w:r>
            <w:r>
              <w:rPr>
                <w:noProof/>
                <w:webHidden/>
              </w:rPr>
              <w:instrText xml:space="preserve"> PAGEREF _Toc478071497 \h </w:instrText>
            </w:r>
            <w:r>
              <w:rPr>
                <w:noProof/>
                <w:webHidden/>
              </w:rPr>
            </w:r>
            <w:r>
              <w:rPr>
                <w:noProof/>
                <w:webHidden/>
              </w:rPr>
              <w:fldChar w:fldCharType="separate"/>
            </w:r>
            <w:r>
              <w:rPr>
                <w:noProof/>
                <w:webHidden/>
              </w:rPr>
              <w:t>6</w:t>
            </w:r>
            <w:r>
              <w:rPr>
                <w:noProof/>
                <w:webHidden/>
              </w:rPr>
              <w:fldChar w:fldCharType="end"/>
            </w:r>
          </w:hyperlink>
        </w:p>
        <w:p w14:paraId="6A0C0114" w14:textId="5E61DDAD" w:rsidR="00ED29C9" w:rsidRDefault="00ED29C9">
          <w:pPr>
            <w:pStyle w:val="TOC1"/>
            <w:tabs>
              <w:tab w:val="right" w:leader="dot" w:pos="9350"/>
            </w:tabs>
            <w:rPr>
              <w:rFonts w:eastAsiaTheme="minorEastAsia"/>
              <w:noProof/>
              <w:lang w:eastAsia="en-CA"/>
            </w:rPr>
          </w:pPr>
          <w:hyperlink w:anchor="_Toc478071498" w:history="1">
            <w:r w:rsidRPr="006B3FD1">
              <w:rPr>
                <w:rStyle w:val="Hyperlink"/>
                <w:noProof/>
              </w:rPr>
              <w:t>Milestone Two</w:t>
            </w:r>
            <w:r>
              <w:rPr>
                <w:noProof/>
                <w:webHidden/>
              </w:rPr>
              <w:tab/>
            </w:r>
            <w:r>
              <w:rPr>
                <w:noProof/>
                <w:webHidden/>
              </w:rPr>
              <w:fldChar w:fldCharType="begin"/>
            </w:r>
            <w:r>
              <w:rPr>
                <w:noProof/>
                <w:webHidden/>
              </w:rPr>
              <w:instrText xml:space="preserve"> PAGEREF _Toc478071498 \h </w:instrText>
            </w:r>
            <w:r>
              <w:rPr>
                <w:noProof/>
                <w:webHidden/>
              </w:rPr>
            </w:r>
            <w:r>
              <w:rPr>
                <w:noProof/>
                <w:webHidden/>
              </w:rPr>
              <w:fldChar w:fldCharType="separate"/>
            </w:r>
            <w:r>
              <w:rPr>
                <w:noProof/>
                <w:webHidden/>
              </w:rPr>
              <w:t>8</w:t>
            </w:r>
            <w:r>
              <w:rPr>
                <w:noProof/>
                <w:webHidden/>
              </w:rPr>
              <w:fldChar w:fldCharType="end"/>
            </w:r>
          </w:hyperlink>
        </w:p>
        <w:p w14:paraId="699240BE" w14:textId="177D4D06" w:rsidR="00ED29C9" w:rsidRDefault="00ED29C9">
          <w:pPr>
            <w:pStyle w:val="TOC1"/>
            <w:tabs>
              <w:tab w:val="right" w:leader="dot" w:pos="9350"/>
            </w:tabs>
            <w:rPr>
              <w:rFonts w:eastAsiaTheme="minorEastAsia"/>
              <w:noProof/>
              <w:lang w:eastAsia="en-CA"/>
            </w:rPr>
          </w:pPr>
          <w:hyperlink w:anchor="_Toc478071499" w:history="1">
            <w:r w:rsidRPr="006B3FD1">
              <w:rPr>
                <w:rStyle w:val="Hyperlink"/>
                <w:noProof/>
              </w:rPr>
              <w:t>Milestone Three</w:t>
            </w:r>
            <w:r>
              <w:rPr>
                <w:noProof/>
                <w:webHidden/>
              </w:rPr>
              <w:tab/>
            </w:r>
            <w:r>
              <w:rPr>
                <w:noProof/>
                <w:webHidden/>
              </w:rPr>
              <w:fldChar w:fldCharType="begin"/>
            </w:r>
            <w:r>
              <w:rPr>
                <w:noProof/>
                <w:webHidden/>
              </w:rPr>
              <w:instrText xml:space="preserve"> PAGEREF _Toc478071499 \h </w:instrText>
            </w:r>
            <w:r>
              <w:rPr>
                <w:noProof/>
                <w:webHidden/>
              </w:rPr>
            </w:r>
            <w:r>
              <w:rPr>
                <w:noProof/>
                <w:webHidden/>
              </w:rPr>
              <w:fldChar w:fldCharType="separate"/>
            </w:r>
            <w:r>
              <w:rPr>
                <w:noProof/>
                <w:webHidden/>
              </w:rPr>
              <w:t>17</w:t>
            </w:r>
            <w:r>
              <w:rPr>
                <w:noProof/>
                <w:webHidden/>
              </w:rPr>
              <w:fldChar w:fldCharType="end"/>
            </w:r>
          </w:hyperlink>
        </w:p>
        <w:p w14:paraId="69C3537F" w14:textId="51B89309" w:rsidR="00315266" w:rsidRDefault="00315266">
          <w:r>
            <w:rPr>
              <w:b/>
              <w:bCs/>
              <w:noProof/>
            </w:rPr>
            <w:fldChar w:fldCharType="end"/>
          </w:r>
        </w:p>
      </w:sdtContent>
    </w:sdt>
    <w:p w14:paraId="6DF7AB32" w14:textId="5524E098" w:rsidR="007E540A" w:rsidRDefault="007E540A">
      <w:pPr>
        <w:rPr>
          <w:b/>
        </w:rPr>
      </w:pPr>
    </w:p>
    <w:p w14:paraId="02C9119F" w14:textId="76B5B189" w:rsidR="007E540A" w:rsidRDefault="007E540A">
      <w:pPr>
        <w:rPr>
          <w:b/>
        </w:rPr>
      </w:pPr>
    </w:p>
    <w:p w14:paraId="3368DE7E" w14:textId="5F21CFF2" w:rsidR="007E540A" w:rsidRDefault="00C61501">
      <w:pPr>
        <w:rPr>
          <w:b/>
        </w:rPr>
      </w:pPr>
      <w:r>
        <w:rPr>
          <w:b/>
        </w:rPr>
        <w:t xml:space="preserve"> </w:t>
      </w:r>
    </w:p>
    <w:p w14:paraId="138A79AA" w14:textId="426A1C8A" w:rsidR="007E540A" w:rsidRDefault="007E540A">
      <w:pPr>
        <w:rPr>
          <w:b/>
        </w:rPr>
      </w:pPr>
    </w:p>
    <w:p w14:paraId="7BD5B34B" w14:textId="504C4A4B" w:rsidR="007E540A" w:rsidRDefault="007E540A">
      <w:pPr>
        <w:rPr>
          <w:b/>
        </w:rPr>
      </w:pPr>
    </w:p>
    <w:p w14:paraId="19CAF770" w14:textId="1A835583" w:rsidR="007E540A" w:rsidRDefault="007E540A">
      <w:pPr>
        <w:rPr>
          <w:b/>
        </w:rPr>
      </w:pPr>
    </w:p>
    <w:p w14:paraId="3B74438E" w14:textId="76506491" w:rsidR="007E540A" w:rsidRDefault="007E540A">
      <w:pPr>
        <w:rPr>
          <w:b/>
        </w:rPr>
      </w:pPr>
    </w:p>
    <w:p w14:paraId="052F018B" w14:textId="775AF681" w:rsidR="007E540A" w:rsidRDefault="007E540A">
      <w:pPr>
        <w:rPr>
          <w:b/>
        </w:rPr>
      </w:pPr>
    </w:p>
    <w:p w14:paraId="77AF97DD" w14:textId="2661F3CB" w:rsidR="007E540A" w:rsidRDefault="007E540A">
      <w:pPr>
        <w:rPr>
          <w:b/>
        </w:rPr>
      </w:pPr>
    </w:p>
    <w:p w14:paraId="16D28BFD" w14:textId="26512933" w:rsidR="007E540A" w:rsidRDefault="007E540A">
      <w:pPr>
        <w:rPr>
          <w:b/>
        </w:rPr>
      </w:pPr>
    </w:p>
    <w:p w14:paraId="12A65D86" w14:textId="135EA8E9" w:rsidR="007E540A" w:rsidRDefault="007E540A">
      <w:pPr>
        <w:rPr>
          <w:b/>
        </w:rPr>
      </w:pPr>
    </w:p>
    <w:p w14:paraId="3182B435" w14:textId="7E482C9E" w:rsidR="007E540A" w:rsidRDefault="007E540A">
      <w:pPr>
        <w:rPr>
          <w:b/>
        </w:rPr>
      </w:pPr>
    </w:p>
    <w:p w14:paraId="31E4A1A9" w14:textId="2B1A9867" w:rsidR="007E540A" w:rsidRDefault="007E540A">
      <w:pPr>
        <w:rPr>
          <w:b/>
        </w:rPr>
      </w:pPr>
    </w:p>
    <w:p w14:paraId="36557040" w14:textId="06C01002" w:rsidR="007E540A" w:rsidRDefault="007E540A">
      <w:pPr>
        <w:rPr>
          <w:b/>
        </w:rPr>
      </w:pPr>
    </w:p>
    <w:p w14:paraId="1132DE84" w14:textId="678F33DC" w:rsidR="007E540A" w:rsidRDefault="007E540A">
      <w:pPr>
        <w:rPr>
          <w:b/>
        </w:rPr>
      </w:pPr>
    </w:p>
    <w:p w14:paraId="7BC56AD1" w14:textId="5F9FC358" w:rsidR="007E540A" w:rsidRDefault="007E540A">
      <w:pPr>
        <w:rPr>
          <w:b/>
        </w:rPr>
      </w:pPr>
    </w:p>
    <w:p w14:paraId="371C1278" w14:textId="2FB95B38" w:rsidR="007E540A" w:rsidRDefault="007E540A">
      <w:pPr>
        <w:rPr>
          <w:b/>
        </w:rPr>
      </w:pPr>
    </w:p>
    <w:p w14:paraId="580A528E" w14:textId="7EE422AB" w:rsidR="003B72ED" w:rsidRDefault="003825DC" w:rsidP="007E540A">
      <w:pPr>
        <w:pStyle w:val="Heading1"/>
      </w:pPr>
      <w:bookmarkStart w:id="0" w:name="_Toc478071486"/>
      <w:r>
        <w:t>Validation Requirements</w:t>
      </w:r>
      <w:bookmarkEnd w:id="0"/>
    </w:p>
    <w:p w14:paraId="1112FE39" w14:textId="77777777" w:rsidR="007E540A" w:rsidRPr="007E540A" w:rsidRDefault="007E540A" w:rsidP="007E540A"/>
    <w:p w14:paraId="3AAC21BA" w14:textId="3B18709D" w:rsidR="005D7661" w:rsidRPr="005D7661" w:rsidRDefault="005D7661">
      <w:r>
        <w:t xml:space="preserve">We used recommendations online to decide what types of strings we will accept. Our forms are very limited; we used </w:t>
      </w:r>
      <w:proofErr w:type="spellStart"/>
      <w:r>
        <w:t>RegExp</w:t>
      </w:r>
      <w:proofErr w:type="spellEnd"/>
      <w:r>
        <w:t xml:space="preserve"> to ensure the strings </w:t>
      </w:r>
      <w:r w:rsidR="00281610">
        <w:t>inputted</w:t>
      </w:r>
      <w:r>
        <w:t xml:space="preserve"> match our</w:t>
      </w:r>
      <w:r w:rsidR="00281610">
        <w:t xml:space="preserve"> defined</w:t>
      </w:r>
      <w:r>
        <w:t xml:space="preserve"> requirements. </w:t>
      </w:r>
    </w:p>
    <w:tbl>
      <w:tblPr>
        <w:tblStyle w:val="TableGrid"/>
        <w:tblW w:w="0" w:type="auto"/>
        <w:tblLook w:val="0000" w:firstRow="0" w:lastRow="0" w:firstColumn="0" w:lastColumn="0" w:noHBand="0" w:noVBand="0"/>
      </w:tblPr>
      <w:tblGrid>
        <w:gridCol w:w="3116"/>
        <w:gridCol w:w="3117"/>
        <w:gridCol w:w="3117"/>
      </w:tblGrid>
      <w:tr w:rsidR="003825DC" w14:paraId="7491C051" w14:textId="77777777" w:rsidTr="003825DC">
        <w:trPr>
          <w:gridAfter w:val="2"/>
          <w:wAfter w:w="6234" w:type="dxa"/>
          <w:trHeight w:val="135"/>
        </w:trPr>
        <w:tc>
          <w:tcPr>
            <w:tcW w:w="3116" w:type="dxa"/>
          </w:tcPr>
          <w:p w14:paraId="1F0DEEE0" w14:textId="77777777" w:rsidR="003825DC" w:rsidRPr="003825DC" w:rsidRDefault="003825DC" w:rsidP="003825DC">
            <w:r>
              <w:rPr>
                <w:b/>
              </w:rPr>
              <w:t xml:space="preserve">FORM on page: </w:t>
            </w:r>
            <w:r>
              <w:t>contact.html</w:t>
            </w:r>
          </w:p>
        </w:tc>
      </w:tr>
      <w:tr w:rsidR="003825DC" w14:paraId="77DF6480" w14:textId="77777777" w:rsidTr="003825DC">
        <w:tblPrEx>
          <w:tblLook w:val="04A0" w:firstRow="1" w:lastRow="0" w:firstColumn="1" w:lastColumn="0" w:noHBand="0" w:noVBand="1"/>
        </w:tblPrEx>
        <w:tc>
          <w:tcPr>
            <w:tcW w:w="3116" w:type="dxa"/>
          </w:tcPr>
          <w:p w14:paraId="168BE56E" w14:textId="77777777" w:rsidR="003825DC" w:rsidRPr="003825DC" w:rsidRDefault="003825DC" w:rsidP="003825DC">
            <w:pPr>
              <w:jc w:val="center"/>
              <w:rPr>
                <w:b/>
              </w:rPr>
            </w:pPr>
            <w:r w:rsidRPr="003825DC">
              <w:rPr>
                <w:b/>
              </w:rPr>
              <w:t>Field ID</w:t>
            </w:r>
          </w:p>
        </w:tc>
        <w:tc>
          <w:tcPr>
            <w:tcW w:w="3117" w:type="dxa"/>
          </w:tcPr>
          <w:p w14:paraId="0FED6622" w14:textId="77777777" w:rsidR="003825DC" w:rsidRPr="003825DC" w:rsidRDefault="003825DC" w:rsidP="003825DC">
            <w:pPr>
              <w:rPr>
                <w:b/>
              </w:rPr>
            </w:pPr>
            <w:r w:rsidRPr="003825DC">
              <w:rPr>
                <w:b/>
              </w:rPr>
              <w:t xml:space="preserve">Data Format or </w:t>
            </w:r>
            <w:proofErr w:type="spellStart"/>
            <w:r w:rsidRPr="003825DC">
              <w:rPr>
                <w:b/>
              </w:rPr>
              <w:t>RegExp</w:t>
            </w:r>
            <w:proofErr w:type="spellEnd"/>
          </w:p>
        </w:tc>
        <w:tc>
          <w:tcPr>
            <w:tcW w:w="3117" w:type="dxa"/>
          </w:tcPr>
          <w:p w14:paraId="2173F088" w14:textId="77777777" w:rsidR="003825DC" w:rsidRPr="003825DC" w:rsidRDefault="003825DC" w:rsidP="003825DC">
            <w:pPr>
              <w:rPr>
                <w:b/>
              </w:rPr>
            </w:pPr>
            <w:r w:rsidRPr="003825DC">
              <w:rPr>
                <w:b/>
              </w:rPr>
              <w:t>Explanation</w:t>
            </w:r>
          </w:p>
        </w:tc>
      </w:tr>
      <w:tr w:rsidR="003825DC" w14:paraId="2D48953E" w14:textId="77777777" w:rsidTr="003825DC">
        <w:tblPrEx>
          <w:tblLook w:val="04A0" w:firstRow="1" w:lastRow="0" w:firstColumn="1" w:lastColumn="0" w:noHBand="0" w:noVBand="1"/>
        </w:tblPrEx>
        <w:tc>
          <w:tcPr>
            <w:tcW w:w="3116" w:type="dxa"/>
          </w:tcPr>
          <w:p w14:paraId="501F6D32" w14:textId="77777777" w:rsidR="003825DC" w:rsidRDefault="003825DC" w:rsidP="003825DC">
            <w:pPr>
              <w:jc w:val="center"/>
            </w:pPr>
            <w:proofErr w:type="spellStart"/>
            <w:r w:rsidRPr="003825DC">
              <w:t>inputEmail</w:t>
            </w:r>
            <w:proofErr w:type="spellEnd"/>
          </w:p>
        </w:tc>
        <w:tc>
          <w:tcPr>
            <w:tcW w:w="3117" w:type="dxa"/>
          </w:tcPr>
          <w:p w14:paraId="60AD0A2D" w14:textId="77777777" w:rsidR="003825DC" w:rsidRDefault="0076066F" w:rsidP="003825DC">
            <w:r w:rsidRPr="0076066F">
              <w:t>^([a-zA-Z0-9_.+-])+\</w:t>
            </w:r>
            <w:r w:rsidR="009D0695">
              <w:t>@(([a-zA-Z0-9-])+\.)+([a-</w:t>
            </w:r>
            <w:proofErr w:type="spellStart"/>
            <w:r w:rsidR="009D0695">
              <w:t>zA</w:t>
            </w:r>
            <w:proofErr w:type="spellEnd"/>
            <w:r w:rsidR="009D0695">
              <w:t>-Z</w:t>
            </w:r>
            <w:r w:rsidRPr="0076066F">
              <w:t>]{2,4}</w:t>
            </w:r>
            <w:r w:rsidR="00CD1409">
              <w:t>\b</w:t>
            </w:r>
            <w:r w:rsidRPr="0076066F">
              <w:t>)+$</w:t>
            </w:r>
          </w:p>
        </w:tc>
        <w:tc>
          <w:tcPr>
            <w:tcW w:w="3117" w:type="dxa"/>
          </w:tcPr>
          <w:p w14:paraId="696C5994" w14:textId="77777777" w:rsidR="00CD1409" w:rsidRDefault="00CD1409" w:rsidP="003825DC">
            <w:r>
              <w:t>Letters, numbers, _, -,+, . 1 or more times</w:t>
            </w:r>
          </w:p>
          <w:p w14:paraId="7CB57EEB" w14:textId="77777777" w:rsidR="00CD1409" w:rsidRDefault="00CD1409" w:rsidP="003825DC">
            <w:r>
              <w:t>followed by @ once</w:t>
            </w:r>
          </w:p>
          <w:p w14:paraId="59D2FCBF" w14:textId="77777777" w:rsidR="003825DC" w:rsidRDefault="00CD1409" w:rsidP="003825DC">
            <w:r>
              <w:t>followed by letters, numbers,  or –, 1 or more times</w:t>
            </w:r>
          </w:p>
          <w:p w14:paraId="0E372380" w14:textId="77777777" w:rsidR="00CD1409" w:rsidRDefault="00CD1409" w:rsidP="003825DC">
            <w:r>
              <w:t>followed by a . 1 or more times</w:t>
            </w:r>
          </w:p>
          <w:p w14:paraId="74599F7E" w14:textId="77777777" w:rsidR="00CD1409" w:rsidRDefault="00CD1409" w:rsidP="003825DC">
            <w:r>
              <w:t>ending with 2 to 4 letters</w:t>
            </w:r>
            <w:r w:rsidR="00B3229D">
              <w:t xml:space="preserve"> </w:t>
            </w:r>
          </w:p>
        </w:tc>
      </w:tr>
      <w:tr w:rsidR="003825DC" w14:paraId="616E3D77" w14:textId="77777777" w:rsidTr="003825DC">
        <w:tblPrEx>
          <w:tblLook w:val="04A0" w:firstRow="1" w:lastRow="0" w:firstColumn="1" w:lastColumn="0" w:noHBand="0" w:noVBand="1"/>
        </w:tblPrEx>
        <w:tc>
          <w:tcPr>
            <w:tcW w:w="3116" w:type="dxa"/>
          </w:tcPr>
          <w:p w14:paraId="549237B9" w14:textId="77777777" w:rsidR="003825DC" w:rsidRPr="003825DC" w:rsidRDefault="003825DC" w:rsidP="003825DC">
            <w:pPr>
              <w:jc w:val="center"/>
            </w:pPr>
            <w:proofErr w:type="spellStart"/>
            <w:r>
              <w:t>inputSubject</w:t>
            </w:r>
            <w:proofErr w:type="spellEnd"/>
          </w:p>
        </w:tc>
        <w:tc>
          <w:tcPr>
            <w:tcW w:w="3117" w:type="dxa"/>
          </w:tcPr>
          <w:p w14:paraId="0870A9FF" w14:textId="77777777" w:rsidR="003825DC" w:rsidRDefault="00A13719" w:rsidP="003825DC">
            <w:r>
              <w:t>Not blank</w:t>
            </w:r>
          </w:p>
          <w:p w14:paraId="653663CA" w14:textId="77777777" w:rsidR="00A80B0F" w:rsidRDefault="00A80B0F" w:rsidP="003825DC"/>
        </w:tc>
        <w:tc>
          <w:tcPr>
            <w:tcW w:w="3117" w:type="dxa"/>
          </w:tcPr>
          <w:p w14:paraId="729F3983" w14:textId="77777777" w:rsidR="003825DC" w:rsidRDefault="00A13719" w:rsidP="003825DC">
            <w:r>
              <w:t>Subject field should not be blank</w:t>
            </w:r>
          </w:p>
        </w:tc>
      </w:tr>
      <w:tr w:rsidR="003825DC" w14:paraId="1A24CCFD" w14:textId="77777777" w:rsidTr="003825DC">
        <w:tblPrEx>
          <w:tblLook w:val="04A0" w:firstRow="1" w:lastRow="0" w:firstColumn="1" w:lastColumn="0" w:noHBand="0" w:noVBand="1"/>
        </w:tblPrEx>
        <w:tc>
          <w:tcPr>
            <w:tcW w:w="3116" w:type="dxa"/>
          </w:tcPr>
          <w:p w14:paraId="5D38E734" w14:textId="77777777" w:rsidR="003825DC" w:rsidRPr="003825DC" w:rsidRDefault="003825DC" w:rsidP="003825DC">
            <w:pPr>
              <w:jc w:val="center"/>
            </w:pPr>
            <w:proofErr w:type="spellStart"/>
            <w:r>
              <w:t>textArea</w:t>
            </w:r>
            <w:proofErr w:type="spellEnd"/>
          </w:p>
        </w:tc>
        <w:tc>
          <w:tcPr>
            <w:tcW w:w="3117" w:type="dxa"/>
          </w:tcPr>
          <w:p w14:paraId="6B0AA216" w14:textId="77777777" w:rsidR="003825DC" w:rsidRDefault="00A13719" w:rsidP="003825DC">
            <w:r>
              <w:t>Not blank</w:t>
            </w:r>
          </w:p>
        </w:tc>
        <w:tc>
          <w:tcPr>
            <w:tcW w:w="3117" w:type="dxa"/>
          </w:tcPr>
          <w:p w14:paraId="11F90AEC" w14:textId="77777777" w:rsidR="003825DC" w:rsidRDefault="00A13719" w:rsidP="003825DC">
            <w:r>
              <w:t>Message should not be blank</w:t>
            </w:r>
          </w:p>
        </w:tc>
      </w:tr>
    </w:tbl>
    <w:p w14:paraId="10D8C3CE" w14:textId="77777777" w:rsidR="003825DC" w:rsidRDefault="003825DC"/>
    <w:tbl>
      <w:tblPr>
        <w:tblStyle w:val="TableGrid"/>
        <w:tblW w:w="0" w:type="auto"/>
        <w:tblLook w:val="0000" w:firstRow="0" w:lastRow="0" w:firstColumn="0" w:lastColumn="0" w:noHBand="0" w:noVBand="0"/>
      </w:tblPr>
      <w:tblGrid>
        <w:gridCol w:w="3089"/>
        <w:gridCol w:w="3175"/>
        <w:gridCol w:w="3086"/>
      </w:tblGrid>
      <w:tr w:rsidR="004C63A5" w14:paraId="30F4B168" w14:textId="77777777" w:rsidTr="00412721">
        <w:trPr>
          <w:gridAfter w:val="2"/>
          <w:wAfter w:w="6234" w:type="dxa"/>
          <w:trHeight w:val="135"/>
        </w:trPr>
        <w:tc>
          <w:tcPr>
            <w:tcW w:w="3116" w:type="dxa"/>
          </w:tcPr>
          <w:p w14:paraId="66DC6AA9" w14:textId="77777777" w:rsidR="004C63A5" w:rsidRPr="003825DC" w:rsidRDefault="004C63A5" w:rsidP="00412721">
            <w:r>
              <w:rPr>
                <w:b/>
              </w:rPr>
              <w:t xml:space="preserve">FORM on page: </w:t>
            </w:r>
            <w:r>
              <w:t>signup.html</w:t>
            </w:r>
          </w:p>
        </w:tc>
      </w:tr>
      <w:tr w:rsidR="004C63A5" w14:paraId="7050E861" w14:textId="77777777" w:rsidTr="00412721">
        <w:tblPrEx>
          <w:tblLook w:val="04A0" w:firstRow="1" w:lastRow="0" w:firstColumn="1" w:lastColumn="0" w:noHBand="0" w:noVBand="1"/>
        </w:tblPrEx>
        <w:tc>
          <w:tcPr>
            <w:tcW w:w="3116" w:type="dxa"/>
          </w:tcPr>
          <w:p w14:paraId="3646BEB8" w14:textId="77777777" w:rsidR="004C63A5" w:rsidRPr="003825DC" w:rsidRDefault="004C63A5" w:rsidP="00412721">
            <w:pPr>
              <w:jc w:val="center"/>
              <w:rPr>
                <w:b/>
              </w:rPr>
            </w:pPr>
            <w:r w:rsidRPr="003825DC">
              <w:rPr>
                <w:b/>
              </w:rPr>
              <w:t>Field ID</w:t>
            </w:r>
          </w:p>
        </w:tc>
        <w:tc>
          <w:tcPr>
            <w:tcW w:w="3117" w:type="dxa"/>
          </w:tcPr>
          <w:p w14:paraId="530F6DD0" w14:textId="77777777" w:rsidR="004C63A5" w:rsidRPr="003825DC" w:rsidRDefault="004C63A5" w:rsidP="00412721">
            <w:pPr>
              <w:rPr>
                <w:b/>
              </w:rPr>
            </w:pPr>
            <w:r w:rsidRPr="003825DC">
              <w:rPr>
                <w:b/>
              </w:rPr>
              <w:t xml:space="preserve">Data Format or </w:t>
            </w:r>
            <w:proofErr w:type="spellStart"/>
            <w:r w:rsidRPr="003825DC">
              <w:rPr>
                <w:b/>
              </w:rPr>
              <w:t>RegExp</w:t>
            </w:r>
            <w:proofErr w:type="spellEnd"/>
          </w:p>
        </w:tc>
        <w:tc>
          <w:tcPr>
            <w:tcW w:w="3117" w:type="dxa"/>
          </w:tcPr>
          <w:p w14:paraId="11F49DA8" w14:textId="77777777" w:rsidR="004C63A5" w:rsidRPr="003825DC" w:rsidRDefault="004C63A5" w:rsidP="00412721">
            <w:pPr>
              <w:rPr>
                <w:b/>
              </w:rPr>
            </w:pPr>
            <w:r w:rsidRPr="003825DC">
              <w:rPr>
                <w:b/>
              </w:rPr>
              <w:t>Explanation</w:t>
            </w:r>
          </w:p>
        </w:tc>
      </w:tr>
      <w:tr w:rsidR="004C63A5" w14:paraId="182EDB47" w14:textId="77777777" w:rsidTr="00412721">
        <w:tblPrEx>
          <w:tblLook w:val="04A0" w:firstRow="1" w:lastRow="0" w:firstColumn="1" w:lastColumn="0" w:noHBand="0" w:noVBand="1"/>
        </w:tblPrEx>
        <w:tc>
          <w:tcPr>
            <w:tcW w:w="3116" w:type="dxa"/>
          </w:tcPr>
          <w:p w14:paraId="6AEFD3D6" w14:textId="77777777" w:rsidR="004C63A5" w:rsidRDefault="004C63A5" w:rsidP="00412721">
            <w:pPr>
              <w:jc w:val="center"/>
            </w:pPr>
            <w:proofErr w:type="spellStart"/>
            <w:r w:rsidRPr="003825DC">
              <w:t>inputEmail</w:t>
            </w:r>
            <w:proofErr w:type="spellEnd"/>
          </w:p>
        </w:tc>
        <w:tc>
          <w:tcPr>
            <w:tcW w:w="3117" w:type="dxa"/>
          </w:tcPr>
          <w:p w14:paraId="0D9EA9AA" w14:textId="77777777" w:rsidR="004C63A5" w:rsidRDefault="00774B73" w:rsidP="00412721">
            <w:r w:rsidRPr="00774B73">
              <w:t>^([a-zA-Z0-9_.+-])+\</w:t>
            </w:r>
            <w:r w:rsidR="009D0695">
              <w:t>@(([a-zA-Z0-9-])+\.)+([a-</w:t>
            </w:r>
            <w:proofErr w:type="spellStart"/>
            <w:r w:rsidR="009D0695">
              <w:t>zA</w:t>
            </w:r>
            <w:proofErr w:type="spellEnd"/>
            <w:r w:rsidR="009D0695">
              <w:t>-Z</w:t>
            </w:r>
            <w:r w:rsidRPr="00774B73">
              <w:t>]{2,4}</w:t>
            </w:r>
            <w:r w:rsidR="00B3229D">
              <w:t>\b</w:t>
            </w:r>
            <w:r w:rsidRPr="00774B73">
              <w:t>)+$</w:t>
            </w:r>
          </w:p>
        </w:tc>
        <w:tc>
          <w:tcPr>
            <w:tcW w:w="3117" w:type="dxa"/>
          </w:tcPr>
          <w:p w14:paraId="1ADF880C" w14:textId="77777777" w:rsidR="00B3229D" w:rsidRDefault="00B3229D" w:rsidP="00B3229D">
            <w:r>
              <w:t>Letters, numbers, _, -,+, . 1 or more times</w:t>
            </w:r>
          </w:p>
          <w:p w14:paraId="0C72EB0F" w14:textId="77777777" w:rsidR="00B3229D" w:rsidRDefault="00B3229D" w:rsidP="00B3229D">
            <w:r>
              <w:t>followed by @ once</w:t>
            </w:r>
          </w:p>
          <w:p w14:paraId="2FB068DB" w14:textId="77777777" w:rsidR="00B3229D" w:rsidRDefault="00B3229D" w:rsidP="00B3229D">
            <w:r>
              <w:t>followed by letters, numbers,  or –, 1 or more times</w:t>
            </w:r>
          </w:p>
          <w:p w14:paraId="1DB35B33" w14:textId="77777777" w:rsidR="00B3229D" w:rsidRDefault="00B3229D" w:rsidP="00B3229D">
            <w:r>
              <w:t>followed by a . 1 or more times</w:t>
            </w:r>
          </w:p>
          <w:p w14:paraId="04BE6B81" w14:textId="77777777" w:rsidR="004C63A5" w:rsidRDefault="00B3229D" w:rsidP="00B3229D">
            <w:r>
              <w:t>ending with 2 to 4 letters</w:t>
            </w:r>
          </w:p>
        </w:tc>
      </w:tr>
      <w:tr w:rsidR="004C63A5" w14:paraId="5A8E24B0" w14:textId="77777777" w:rsidTr="00412721">
        <w:tblPrEx>
          <w:tblLook w:val="04A0" w:firstRow="1" w:lastRow="0" w:firstColumn="1" w:lastColumn="0" w:noHBand="0" w:noVBand="1"/>
        </w:tblPrEx>
        <w:tc>
          <w:tcPr>
            <w:tcW w:w="3116" w:type="dxa"/>
          </w:tcPr>
          <w:p w14:paraId="589EFB19" w14:textId="77777777" w:rsidR="004C63A5" w:rsidRPr="003825DC" w:rsidRDefault="00A6014F" w:rsidP="00412721">
            <w:pPr>
              <w:jc w:val="center"/>
            </w:pPr>
            <w:proofErr w:type="spellStart"/>
            <w:r w:rsidRPr="00A6014F">
              <w:t>inputUser</w:t>
            </w:r>
            <w:proofErr w:type="spellEnd"/>
          </w:p>
        </w:tc>
        <w:tc>
          <w:tcPr>
            <w:tcW w:w="3117" w:type="dxa"/>
          </w:tcPr>
          <w:p w14:paraId="6613D2C9" w14:textId="77777777" w:rsidR="004C63A5" w:rsidRDefault="00A831A1" w:rsidP="00412721">
            <w:r w:rsidRPr="00A831A1">
              <w:t>^[A-z0-9_.-]{4,12}$</w:t>
            </w:r>
          </w:p>
        </w:tc>
        <w:tc>
          <w:tcPr>
            <w:tcW w:w="3117" w:type="dxa"/>
          </w:tcPr>
          <w:p w14:paraId="218A47A8" w14:textId="77777777" w:rsidR="004C63A5" w:rsidRDefault="00062D32" w:rsidP="00412721">
            <w:r>
              <w:t>At least 4 characters</w:t>
            </w:r>
            <w:r w:rsidR="00A831A1">
              <w:br/>
              <w:t>Less than 17</w:t>
            </w:r>
            <w:r>
              <w:t xml:space="preserve"> characters</w:t>
            </w:r>
          </w:p>
          <w:p w14:paraId="50EBBB51" w14:textId="77777777" w:rsidR="00A831A1" w:rsidRDefault="00A831A1" w:rsidP="00412721">
            <w:r>
              <w:t>Uppercase and lowercase letters</w:t>
            </w:r>
          </w:p>
          <w:p w14:paraId="7E7DF09B" w14:textId="77777777" w:rsidR="00A831A1" w:rsidRDefault="00A831A1" w:rsidP="00412721">
            <w:r>
              <w:t>Numbers</w:t>
            </w:r>
          </w:p>
          <w:p w14:paraId="408476E0" w14:textId="77777777" w:rsidR="00062D32" w:rsidRDefault="00A831A1" w:rsidP="00412721">
            <w:r>
              <w:t>No symbols (excludes: - , _, and .)</w:t>
            </w:r>
          </w:p>
          <w:p w14:paraId="34D13FED" w14:textId="77777777" w:rsidR="00A831A1" w:rsidRDefault="00A831A1" w:rsidP="00412721"/>
        </w:tc>
      </w:tr>
      <w:tr w:rsidR="004C63A5" w14:paraId="539B6574" w14:textId="77777777" w:rsidTr="00412721">
        <w:tblPrEx>
          <w:tblLook w:val="04A0" w:firstRow="1" w:lastRow="0" w:firstColumn="1" w:lastColumn="0" w:noHBand="0" w:noVBand="1"/>
        </w:tblPrEx>
        <w:tc>
          <w:tcPr>
            <w:tcW w:w="3116" w:type="dxa"/>
          </w:tcPr>
          <w:p w14:paraId="1A22599E" w14:textId="77777777" w:rsidR="004C63A5" w:rsidRPr="003825DC" w:rsidRDefault="00A6014F" w:rsidP="00412721">
            <w:pPr>
              <w:jc w:val="center"/>
            </w:pPr>
            <w:proofErr w:type="spellStart"/>
            <w:r>
              <w:t>inputPassword</w:t>
            </w:r>
            <w:proofErr w:type="spellEnd"/>
          </w:p>
        </w:tc>
        <w:tc>
          <w:tcPr>
            <w:tcW w:w="3117" w:type="dxa"/>
          </w:tcPr>
          <w:p w14:paraId="32D4C888" w14:textId="77777777" w:rsidR="004C63A5" w:rsidRDefault="00DC37F6" w:rsidP="00412721">
            <w:r w:rsidRPr="00DC37F6">
              <w:t>^(?=.*[A-</w:t>
            </w:r>
            <w:proofErr w:type="spellStart"/>
            <w:r w:rsidRPr="00DC37F6">
              <w:t>Za</w:t>
            </w:r>
            <w:proofErr w:type="spellEnd"/>
            <w:r w:rsidRPr="00DC37F6">
              <w:t>-z])(?=.*\d)(?=.*[$@$!%*#?&amp;])[A-</w:t>
            </w:r>
            <w:proofErr w:type="spellStart"/>
            <w:r w:rsidRPr="00DC37F6">
              <w:t>Za</w:t>
            </w:r>
            <w:proofErr w:type="spellEnd"/>
            <w:r w:rsidRPr="00DC37F6">
              <w:t>-z\d$@$!%*#?&amp;]{8,}$</w:t>
            </w:r>
          </w:p>
        </w:tc>
        <w:tc>
          <w:tcPr>
            <w:tcW w:w="3117" w:type="dxa"/>
          </w:tcPr>
          <w:p w14:paraId="281DE3D9" w14:textId="77777777" w:rsidR="004C63A5" w:rsidRDefault="00A6014F" w:rsidP="00412721">
            <w:r>
              <w:t xml:space="preserve">At least </w:t>
            </w:r>
            <w:r w:rsidR="00DC37F6">
              <w:t>8</w:t>
            </w:r>
            <w:r>
              <w:t xml:space="preserve"> characters</w:t>
            </w:r>
          </w:p>
          <w:p w14:paraId="1DBAB887" w14:textId="77777777" w:rsidR="00A6014F" w:rsidRDefault="00A6014F" w:rsidP="00412721">
            <w:r>
              <w:t>At least 1 number</w:t>
            </w:r>
          </w:p>
          <w:p w14:paraId="1F45CB77" w14:textId="77777777" w:rsidR="00A6014F" w:rsidRDefault="00A6014F" w:rsidP="00412721">
            <w:r>
              <w:t xml:space="preserve">At least </w:t>
            </w:r>
            <w:r w:rsidR="00102B81">
              <w:t>1</w:t>
            </w:r>
            <w:r>
              <w:t xml:space="preserve"> symbol (e.g. !, #, $)</w:t>
            </w:r>
          </w:p>
        </w:tc>
      </w:tr>
    </w:tbl>
    <w:p w14:paraId="0B8FE916" w14:textId="77777777" w:rsidR="00A6014F" w:rsidRDefault="00A6014F"/>
    <w:tbl>
      <w:tblPr>
        <w:tblStyle w:val="TableGrid"/>
        <w:tblpPr w:leftFromText="180" w:rightFromText="180" w:horzAnchor="margin" w:tblpY="855"/>
        <w:tblW w:w="0" w:type="auto"/>
        <w:tblLook w:val="0000" w:firstRow="0" w:lastRow="0" w:firstColumn="0" w:lastColumn="0" w:noHBand="0" w:noVBand="0"/>
      </w:tblPr>
      <w:tblGrid>
        <w:gridCol w:w="3116"/>
        <w:gridCol w:w="3117"/>
        <w:gridCol w:w="3117"/>
      </w:tblGrid>
      <w:tr w:rsidR="00A6014F" w14:paraId="7BC26AA1" w14:textId="77777777" w:rsidTr="00B3229D">
        <w:trPr>
          <w:gridAfter w:val="2"/>
          <w:wAfter w:w="6234" w:type="dxa"/>
          <w:trHeight w:val="135"/>
        </w:trPr>
        <w:tc>
          <w:tcPr>
            <w:tcW w:w="3116" w:type="dxa"/>
          </w:tcPr>
          <w:p w14:paraId="2AEDB195" w14:textId="77777777" w:rsidR="00A6014F" w:rsidRPr="003825DC" w:rsidRDefault="00A6014F" w:rsidP="00B3229D">
            <w:r>
              <w:rPr>
                <w:b/>
              </w:rPr>
              <w:lastRenderedPageBreak/>
              <w:t xml:space="preserve">FORM on page: </w:t>
            </w:r>
            <w:r>
              <w:t>login.html</w:t>
            </w:r>
          </w:p>
        </w:tc>
      </w:tr>
      <w:tr w:rsidR="00A6014F" w14:paraId="5F9FF498" w14:textId="77777777" w:rsidTr="00B3229D">
        <w:tblPrEx>
          <w:tblLook w:val="04A0" w:firstRow="1" w:lastRow="0" w:firstColumn="1" w:lastColumn="0" w:noHBand="0" w:noVBand="1"/>
        </w:tblPrEx>
        <w:tc>
          <w:tcPr>
            <w:tcW w:w="3116" w:type="dxa"/>
          </w:tcPr>
          <w:p w14:paraId="6C81A9F5" w14:textId="77777777" w:rsidR="00A6014F" w:rsidRPr="003825DC" w:rsidRDefault="00A6014F" w:rsidP="00B3229D">
            <w:pPr>
              <w:jc w:val="center"/>
              <w:rPr>
                <w:b/>
              </w:rPr>
            </w:pPr>
            <w:r w:rsidRPr="003825DC">
              <w:rPr>
                <w:b/>
              </w:rPr>
              <w:t>Field ID</w:t>
            </w:r>
          </w:p>
        </w:tc>
        <w:tc>
          <w:tcPr>
            <w:tcW w:w="3117" w:type="dxa"/>
          </w:tcPr>
          <w:p w14:paraId="4562056E" w14:textId="77777777" w:rsidR="00A6014F" w:rsidRPr="003825DC" w:rsidRDefault="00A6014F" w:rsidP="00B3229D">
            <w:pPr>
              <w:rPr>
                <w:b/>
              </w:rPr>
            </w:pPr>
            <w:r w:rsidRPr="003825DC">
              <w:rPr>
                <w:b/>
              </w:rPr>
              <w:t xml:space="preserve">Data Format or </w:t>
            </w:r>
            <w:proofErr w:type="spellStart"/>
            <w:r w:rsidRPr="003825DC">
              <w:rPr>
                <w:b/>
              </w:rPr>
              <w:t>RegExp</w:t>
            </w:r>
            <w:proofErr w:type="spellEnd"/>
          </w:p>
        </w:tc>
        <w:tc>
          <w:tcPr>
            <w:tcW w:w="3117" w:type="dxa"/>
          </w:tcPr>
          <w:p w14:paraId="5C771650" w14:textId="77777777" w:rsidR="00A6014F" w:rsidRPr="003825DC" w:rsidRDefault="00A6014F" w:rsidP="00B3229D">
            <w:pPr>
              <w:rPr>
                <w:b/>
              </w:rPr>
            </w:pPr>
            <w:r w:rsidRPr="003825DC">
              <w:rPr>
                <w:b/>
              </w:rPr>
              <w:t>Explanation</w:t>
            </w:r>
          </w:p>
        </w:tc>
      </w:tr>
      <w:tr w:rsidR="00A6014F" w14:paraId="32A21D8E" w14:textId="77777777" w:rsidTr="00B3229D">
        <w:tblPrEx>
          <w:tblLook w:val="04A0" w:firstRow="1" w:lastRow="0" w:firstColumn="1" w:lastColumn="0" w:noHBand="0" w:noVBand="1"/>
        </w:tblPrEx>
        <w:tc>
          <w:tcPr>
            <w:tcW w:w="3116" w:type="dxa"/>
          </w:tcPr>
          <w:p w14:paraId="16775CE3" w14:textId="77777777" w:rsidR="00A6014F" w:rsidRDefault="00A6014F" w:rsidP="00B3229D">
            <w:pPr>
              <w:jc w:val="center"/>
            </w:pPr>
            <w:proofErr w:type="spellStart"/>
            <w:r w:rsidRPr="003825DC">
              <w:t>inputEmail</w:t>
            </w:r>
            <w:proofErr w:type="spellEnd"/>
          </w:p>
        </w:tc>
        <w:tc>
          <w:tcPr>
            <w:tcW w:w="3117" w:type="dxa"/>
          </w:tcPr>
          <w:p w14:paraId="7C3338FE" w14:textId="77777777" w:rsidR="00A6014F" w:rsidRDefault="00774B73" w:rsidP="00B3229D">
            <w:r w:rsidRPr="00774B73">
              <w:t>^([a-zA-Z0-9_.+-])+\</w:t>
            </w:r>
            <w:r w:rsidR="00C9393E">
              <w:t>@(([a-zA-Z0-9-])+\.)+([a-</w:t>
            </w:r>
            <w:proofErr w:type="spellStart"/>
            <w:r w:rsidR="00C9393E">
              <w:t>zA</w:t>
            </w:r>
            <w:proofErr w:type="spellEnd"/>
            <w:r w:rsidR="00C9393E">
              <w:t>-Z</w:t>
            </w:r>
            <w:r w:rsidRPr="00774B73">
              <w:t>]{2,4}</w:t>
            </w:r>
            <w:r w:rsidR="00B3229D">
              <w:t>\b</w:t>
            </w:r>
            <w:r w:rsidRPr="00774B73">
              <w:t>)+$</w:t>
            </w:r>
          </w:p>
        </w:tc>
        <w:tc>
          <w:tcPr>
            <w:tcW w:w="3117" w:type="dxa"/>
          </w:tcPr>
          <w:p w14:paraId="541E61E2" w14:textId="77777777" w:rsidR="00B3229D" w:rsidRDefault="00B3229D" w:rsidP="00B3229D">
            <w:r>
              <w:t>Letters, numbers, _, -,+, . 1 or more times</w:t>
            </w:r>
          </w:p>
          <w:p w14:paraId="2C9DED73" w14:textId="77777777" w:rsidR="00B3229D" w:rsidRDefault="00B3229D" w:rsidP="00B3229D">
            <w:r>
              <w:t>followed by @ once</w:t>
            </w:r>
          </w:p>
          <w:p w14:paraId="41AB2028" w14:textId="77777777" w:rsidR="00B3229D" w:rsidRDefault="00B3229D" w:rsidP="00B3229D">
            <w:r>
              <w:t>followed by letters, numbers,  or –, 1 or more times</w:t>
            </w:r>
          </w:p>
          <w:p w14:paraId="5CFD6E07" w14:textId="77777777" w:rsidR="00B3229D" w:rsidRDefault="00B3229D" w:rsidP="00B3229D">
            <w:r>
              <w:t>followed by a . 1 or more times</w:t>
            </w:r>
          </w:p>
          <w:p w14:paraId="0172F809" w14:textId="77777777" w:rsidR="00A6014F" w:rsidRDefault="00B3229D" w:rsidP="00B3229D">
            <w:r>
              <w:t>ending with 2 to 4 letters</w:t>
            </w:r>
          </w:p>
        </w:tc>
      </w:tr>
      <w:tr w:rsidR="00A6014F" w14:paraId="35C4E26D" w14:textId="77777777" w:rsidTr="00B3229D">
        <w:tblPrEx>
          <w:tblLook w:val="04A0" w:firstRow="1" w:lastRow="0" w:firstColumn="1" w:lastColumn="0" w:noHBand="0" w:noVBand="1"/>
        </w:tblPrEx>
        <w:tc>
          <w:tcPr>
            <w:tcW w:w="3116" w:type="dxa"/>
          </w:tcPr>
          <w:p w14:paraId="1054917A" w14:textId="77777777" w:rsidR="00A6014F" w:rsidRPr="003825DC" w:rsidRDefault="00A6014F" w:rsidP="00B3229D">
            <w:pPr>
              <w:jc w:val="center"/>
            </w:pPr>
            <w:proofErr w:type="spellStart"/>
            <w:r>
              <w:t>inputPassword</w:t>
            </w:r>
            <w:proofErr w:type="spellEnd"/>
          </w:p>
        </w:tc>
        <w:tc>
          <w:tcPr>
            <w:tcW w:w="3117" w:type="dxa"/>
          </w:tcPr>
          <w:p w14:paraId="175DBFD7" w14:textId="77777777" w:rsidR="00A6014F" w:rsidRDefault="00A6014F" w:rsidP="00B3229D">
            <w:r>
              <w:t>Not blank</w:t>
            </w:r>
          </w:p>
        </w:tc>
        <w:tc>
          <w:tcPr>
            <w:tcW w:w="3117" w:type="dxa"/>
          </w:tcPr>
          <w:p w14:paraId="02955405" w14:textId="77777777" w:rsidR="00A6014F" w:rsidRDefault="00A6014F" w:rsidP="00B3229D">
            <w:r>
              <w:t>Subject field should not be blank</w:t>
            </w:r>
          </w:p>
        </w:tc>
      </w:tr>
    </w:tbl>
    <w:p w14:paraId="5D2F3DF0" w14:textId="77777777" w:rsidR="0009220E" w:rsidRDefault="0009220E" w:rsidP="00A6014F"/>
    <w:p w14:paraId="7867FA2C" w14:textId="77777777" w:rsidR="0009220E" w:rsidRPr="0009220E" w:rsidRDefault="0009220E" w:rsidP="0009220E"/>
    <w:p w14:paraId="47F56FF5" w14:textId="77777777" w:rsidR="0009220E" w:rsidRPr="0009220E" w:rsidRDefault="0009220E" w:rsidP="0009220E"/>
    <w:p w14:paraId="2DD4DB27" w14:textId="6AF5D0B2" w:rsidR="0009220E" w:rsidRDefault="0009220E" w:rsidP="007E540A">
      <w:pPr>
        <w:pStyle w:val="Heading1"/>
      </w:pPr>
      <w:bookmarkStart w:id="1" w:name="_Toc478071487"/>
      <w:r>
        <w:t>Implement validation requirements</w:t>
      </w:r>
      <w:bookmarkEnd w:id="1"/>
    </w:p>
    <w:p w14:paraId="73542A35" w14:textId="77777777" w:rsidR="007E540A" w:rsidRPr="007E540A" w:rsidRDefault="007E540A" w:rsidP="007E540A"/>
    <w:p w14:paraId="59E83624" w14:textId="1C5F7604" w:rsidR="00254415" w:rsidRDefault="0009220E" w:rsidP="0009220E">
      <w:r>
        <w:t xml:space="preserve">Upon submission of each form, a function </w:t>
      </w:r>
      <w:r w:rsidR="005C1FB3">
        <w:t>named</w:t>
      </w:r>
      <w:r>
        <w:t xml:space="preserve"> </w:t>
      </w:r>
      <w:proofErr w:type="spellStart"/>
      <w:r>
        <w:t>formValidate</w:t>
      </w:r>
      <w:proofErr w:type="spellEnd"/>
      <w:r>
        <w:t xml:space="preserve">() is called which checks the fields as described above. If there are any errors, </w:t>
      </w:r>
      <w:r w:rsidR="00E33824">
        <w:t xml:space="preserve">on-form error messages </w:t>
      </w:r>
      <w:r w:rsidR="005D7661">
        <w:t xml:space="preserve">in red </w:t>
      </w:r>
      <w:r w:rsidR="00E33824">
        <w:t>are displayed</w:t>
      </w:r>
      <w:r>
        <w:t>.</w:t>
      </w:r>
      <w:r w:rsidR="00F716DA">
        <w:t xml:space="preserve"> </w:t>
      </w:r>
    </w:p>
    <w:p w14:paraId="3C71EE27" w14:textId="77777777" w:rsidR="0009220E" w:rsidRDefault="00F716DA" w:rsidP="0009220E">
      <w:r>
        <w:t>Forms do not submit unless all error messages have been cleared</w:t>
      </w:r>
    </w:p>
    <w:p w14:paraId="79CA174B" w14:textId="77F5B061" w:rsidR="0009220E" w:rsidRDefault="0009220E" w:rsidP="007E540A">
      <w:pPr>
        <w:pStyle w:val="Heading1"/>
      </w:pPr>
      <w:bookmarkStart w:id="2" w:name="_Toc478071488"/>
      <w:r>
        <w:t>Test Form</w:t>
      </w:r>
      <w:bookmarkEnd w:id="2"/>
    </w:p>
    <w:p w14:paraId="277C69DB" w14:textId="77777777" w:rsidR="007E540A" w:rsidRPr="007E540A" w:rsidRDefault="007E540A" w:rsidP="007E540A"/>
    <w:p w14:paraId="1C95DC60" w14:textId="3227D6F5" w:rsidR="00436BC1" w:rsidRPr="00436BC1" w:rsidRDefault="00436BC1" w:rsidP="0009220E">
      <w:r>
        <w:t xml:space="preserve">We had 3 classmates </w:t>
      </w:r>
      <w:r w:rsidR="00320D90">
        <w:t>use</w:t>
      </w:r>
      <w:r>
        <w:t xml:space="preserve"> our forms. The responses were similar throughout.</w:t>
      </w:r>
      <w:r w:rsidR="00320D90">
        <w:t xml:space="preserve"> They</w:t>
      </w:r>
      <w:r>
        <w:t xml:space="preserve"> were all </w:t>
      </w:r>
      <w:r w:rsidR="00320D90">
        <w:t>understanding</w:t>
      </w:r>
      <w:r>
        <w:t xml:space="preserve"> </w:t>
      </w:r>
      <w:r w:rsidR="00320D90">
        <w:t>of</w:t>
      </w:r>
      <w:r>
        <w:t xml:space="preserve"> the regular expression demands. One person suggested we add a character limit to the username, so we can appropriately fit the username onto certain web pages.</w:t>
      </w:r>
    </w:p>
    <w:tbl>
      <w:tblPr>
        <w:tblStyle w:val="TableGrid"/>
        <w:tblW w:w="0" w:type="auto"/>
        <w:tblLook w:val="0000" w:firstRow="0" w:lastRow="0" w:firstColumn="0" w:lastColumn="0" w:noHBand="0" w:noVBand="0"/>
      </w:tblPr>
      <w:tblGrid>
        <w:gridCol w:w="3105"/>
        <w:gridCol w:w="11"/>
        <w:gridCol w:w="3117"/>
        <w:gridCol w:w="3117"/>
      </w:tblGrid>
      <w:tr w:rsidR="00647CF1" w14:paraId="093F32E8" w14:textId="77777777" w:rsidTr="00647CF1">
        <w:trPr>
          <w:gridAfter w:val="3"/>
          <w:wAfter w:w="6245" w:type="dxa"/>
          <w:trHeight w:val="345"/>
        </w:trPr>
        <w:tc>
          <w:tcPr>
            <w:tcW w:w="3105" w:type="dxa"/>
          </w:tcPr>
          <w:p w14:paraId="58ECA33D" w14:textId="53D59A4B" w:rsidR="00647CF1" w:rsidRPr="00647CF1" w:rsidRDefault="00647CF1" w:rsidP="00647CF1">
            <w:pPr>
              <w:jc w:val="center"/>
              <w:rPr>
                <w:b/>
              </w:rPr>
            </w:pPr>
            <w:r>
              <w:rPr>
                <w:b/>
              </w:rPr>
              <w:t xml:space="preserve">FORM ON PAGE: </w:t>
            </w:r>
            <w:r w:rsidR="00436BC1" w:rsidRPr="00436BC1">
              <w:t>signup.html</w:t>
            </w:r>
          </w:p>
        </w:tc>
      </w:tr>
      <w:tr w:rsidR="00ED3B44" w14:paraId="3DE294F0" w14:textId="77777777" w:rsidTr="00647CF1">
        <w:tblPrEx>
          <w:tblLook w:val="04A0" w:firstRow="1" w:lastRow="0" w:firstColumn="1" w:lastColumn="0" w:noHBand="0" w:noVBand="1"/>
        </w:tblPrEx>
        <w:tc>
          <w:tcPr>
            <w:tcW w:w="9350" w:type="dxa"/>
            <w:gridSpan w:val="4"/>
          </w:tcPr>
          <w:p w14:paraId="5890964B" w14:textId="77777777" w:rsidR="00ED3B44" w:rsidRDefault="00ED3B44" w:rsidP="00647CF1">
            <w:pPr>
              <w:jc w:val="center"/>
            </w:pPr>
            <w:r>
              <w:rPr>
                <w:b/>
              </w:rPr>
              <w:t>FIELD LEVEL TESTING</w:t>
            </w:r>
          </w:p>
        </w:tc>
      </w:tr>
      <w:tr w:rsidR="00ED3B44" w14:paraId="00CA30ED" w14:textId="77777777" w:rsidTr="00647CF1">
        <w:tblPrEx>
          <w:tblLook w:val="04A0" w:firstRow="1" w:lastRow="0" w:firstColumn="1" w:lastColumn="0" w:noHBand="0" w:noVBand="1"/>
        </w:tblPrEx>
        <w:tc>
          <w:tcPr>
            <w:tcW w:w="3116" w:type="dxa"/>
            <w:gridSpan w:val="2"/>
          </w:tcPr>
          <w:p w14:paraId="38787EEC" w14:textId="77777777" w:rsidR="00ED3B44" w:rsidRPr="00ED3B44" w:rsidRDefault="00ED3B44" w:rsidP="00647CF1">
            <w:pPr>
              <w:rPr>
                <w:b/>
              </w:rPr>
            </w:pPr>
            <w:r>
              <w:rPr>
                <w:b/>
              </w:rPr>
              <w:t>Field ID</w:t>
            </w:r>
          </w:p>
        </w:tc>
        <w:tc>
          <w:tcPr>
            <w:tcW w:w="3117" w:type="dxa"/>
          </w:tcPr>
          <w:p w14:paraId="01AA055F" w14:textId="77777777" w:rsidR="00ED3B44" w:rsidRPr="00ED3B44" w:rsidRDefault="00ED3B44" w:rsidP="00647CF1">
            <w:pPr>
              <w:rPr>
                <w:b/>
              </w:rPr>
            </w:pPr>
            <w:r w:rsidRPr="00ED3B44">
              <w:rPr>
                <w:b/>
              </w:rPr>
              <w:t>Problem</w:t>
            </w:r>
          </w:p>
        </w:tc>
        <w:tc>
          <w:tcPr>
            <w:tcW w:w="3117" w:type="dxa"/>
          </w:tcPr>
          <w:p w14:paraId="729CB49F" w14:textId="77777777" w:rsidR="00ED3B44" w:rsidRPr="00ED3B44" w:rsidRDefault="00ED3B44" w:rsidP="00647CF1">
            <w:pPr>
              <w:rPr>
                <w:b/>
              </w:rPr>
            </w:pPr>
            <w:r w:rsidRPr="00ED3B44">
              <w:rPr>
                <w:b/>
              </w:rPr>
              <w:t>Improvements</w:t>
            </w:r>
          </w:p>
        </w:tc>
      </w:tr>
      <w:tr w:rsidR="00ED3B44" w14:paraId="562DA74E" w14:textId="77777777" w:rsidTr="00647CF1">
        <w:tblPrEx>
          <w:tblLook w:val="04A0" w:firstRow="1" w:lastRow="0" w:firstColumn="1" w:lastColumn="0" w:noHBand="0" w:noVBand="1"/>
        </w:tblPrEx>
        <w:tc>
          <w:tcPr>
            <w:tcW w:w="3116" w:type="dxa"/>
            <w:gridSpan w:val="2"/>
          </w:tcPr>
          <w:p w14:paraId="67C3A82C" w14:textId="37B38F09" w:rsidR="00ED3B44" w:rsidRDefault="00436BC1" w:rsidP="00647CF1">
            <w:proofErr w:type="spellStart"/>
            <w:r>
              <w:t>inputUser</w:t>
            </w:r>
            <w:proofErr w:type="spellEnd"/>
          </w:p>
        </w:tc>
        <w:tc>
          <w:tcPr>
            <w:tcW w:w="3117" w:type="dxa"/>
          </w:tcPr>
          <w:p w14:paraId="5817830A" w14:textId="03105F27" w:rsidR="00ED3B44" w:rsidRDefault="00436BC1" w:rsidP="00647CF1">
            <w:r>
              <w:t>No limit to characters entered</w:t>
            </w:r>
          </w:p>
        </w:tc>
        <w:tc>
          <w:tcPr>
            <w:tcW w:w="3117" w:type="dxa"/>
          </w:tcPr>
          <w:p w14:paraId="190B00E2" w14:textId="5D9ACAB7" w:rsidR="00ED3B44" w:rsidRDefault="00436BC1" w:rsidP="00647CF1">
            <w:r>
              <w:t>Added a character limit</w:t>
            </w:r>
            <w:r w:rsidR="006E0FE7">
              <w:t xml:space="preserve"> of 16</w:t>
            </w:r>
          </w:p>
        </w:tc>
      </w:tr>
    </w:tbl>
    <w:p w14:paraId="4A3CB612" w14:textId="68023BE0" w:rsidR="0009220E" w:rsidRDefault="00F552F7" w:rsidP="007E540A">
      <w:pPr>
        <w:pStyle w:val="Heading1"/>
      </w:pPr>
      <w:bookmarkStart w:id="3" w:name="_Toc478071489"/>
      <w:r>
        <w:t>Java</w:t>
      </w:r>
      <w:r w:rsidR="00F5539B" w:rsidRPr="007E540A">
        <w:t>S</w:t>
      </w:r>
      <w:r w:rsidR="00853F4C" w:rsidRPr="007E540A">
        <w:t>cript widget</w:t>
      </w:r>
      <w:bookmarkEnd w:id="3"/>
    </w:p>
    <w:p w14:paraId="3BCD354A" w14:textId="77777777" w:rsidR="007E540A" w:rsidRPr="007E540A" w:rsidRDefault="007E540A" w:rsidP="007E540A"/>
    <w:p w14:paraId="373053C8" w14:textId="77777777" w:rsidR="00DB40DF" w:rsidRDefault="00DB40DF" w:rsidP="003C0963">
      <w:pPr>
        <w:spacing w:after="0"/>
      </w:pPr>
      <w:r>
        <w:t>We added a tooltip the username input on signup.html</w:t>
      </w:r>
    </w:p>
    <w:p w14:paraId="7BDEB9EA" w14:textId="24A3159F" w:rsidR="00F5539B" w:rsidRDefault="00DB40DF" w:rsidP="003C0963">
      <w:pPr>
        <w:spacing w:after="0"/>
      </w:pPr>
      <w:r>
        <w:t xml:space="preserve">It will let people know the requirements before they </w:t>
      </w:r>
      <w:r w:rsidR="00F870BD">
        <w:t>may get</w:t>
      </w:r>
      <w:r>
        <w:t xml:space="preserve"> an error, which will lower frustration.</w:t>
      </w:r>
      <w:r w:rsidR="00F5539B">
        <w:t xml:space="preserve"> </w:t>
      </w:r>
    </w:p>
    <w:p w14:paraId="1F813A26" w14:textId="75A88D40" w:rsidR="00F552F7" w:rsidRDefault="00F552F7" w:rsidP="003C0963">
      <w:pPr>
        <w:spacing w:after="0"/>
      </w:pPr>
    </w:p>
    <w:p w14:paraId="5E3FC4B0" w14:textId="4F697844" w:rsidR="00F552F7" w:rsidRDefault="00F552F7" w:rsidP="003C0963">
      <w:pPr>
        <w:spacing w:after="0"/>
      </w:pPr>
    </w:p>
    <w:p w14:paraId="1C37AADD" w14:textId="77777777" w:rsidR="00F552F7" w:rsidRDefault="00F552F7" w:rsidP="003C0963">
      <w:pPr>
        <w:spacing w:after="0"/>
      </w:pPr>
    </w:p>
    <w:p w14:paraId="5D9B2A91" w14:textId="77777777" w:rsidR="003C0963" w:rsidRPr="00F5539B" w:rsidRDefault="003C0963" w:rsidP="003C0963">
      <w:pPr>
        <w:spacing w:after="0"/>
      </w:pPr>
    </w:p>
    <w:p w14:paraId="2718DFD0" w14:textId="4A82335F" w:rsidR="0009220E" w:rsidRDefault="0009679F" w:rsidP="007E540A">
      <w:pPr>
        <w:pStyle w:val="Heading2"/>
        <w:rPr>
          <w:sz w:val="32"/>
          <w:szCs w:val="32"/>
        </w:rPr>
      </w:pPr>
      <w:bookmarkStart w:id="4" w:name="_Toc478071490"/>
      <w:r w:rsidRPr="007E540A">
        <w:rPr>
          <w:sz w:val="32"/>
          <w:szCs w:val="32"/>
        </w:rPr>
        <w:lastRenderedPageBreak/>
        <w:t>Testing with JavaScript disabled</w:t>
      </w:r>
      <w:bookmarkEnd w:id="4"/>
    </w:p>
    <w:p w14:paraId="7FF99508" w14:textId="77777777" w:rsidR="007E540A" w:rsidRPr="007E540A" w:rsidRDefault="007E540A" w:rsidP="007E540A"/>
    <w:p w14:paraId="60360341" w14:textId="2EC03061" w:rsidR="007E540A" w:rsidRPr="00403CA8" w:rsidRDefault="00403CA8" w:rsidP="0009220E">
      <w:r>
        <w:t>Form submission works normally without JavaScript. The tooltip styling does not. The native HTML tooltip shows up which is hard to read and has a longer delay</w:t>
      </w:r>
      <w:r w:rsidR="002D7360">
        <w:t xml:space="preserve"> to popup</w:t>
      </w:r>
      <w:r>
        <w:t xml:space="preserve"> than with jQuery.</w:t>
      </w:r>
    </w:p>
    <w:p w14:paraId="70EF3C73" w14:textId="24D745B9" w:rsidR="0009679F" w:rsidRDefault="0009679F" w:rsidP="007E540A">
      <w:pPr>
        <w:pStyle w:val="Heading1"/>
      </w:pPr>
      <w:bookmarkStart w:id="5" w:name="_Toc478071491"/>
      <w:r>
        <w:t>Published site</w:t>
      </w:r>
      <w:bookmarkEnd w:id="5"/>
    </w:p>
    <w:p w14:paraId="719AA0BF" w14:textId="77777777" w:rsidR="007E540A" w:rsidRDefault="007E540A" w:rsidP="0009220E">
      <w:pPr>
        <w:rPr>
          <w:b/>
        </w:rPr>
      </w:pPr>
    </w:p>
    <w:p w14:paraId="24EF0C67" w14:textId="1ECF1160" w:rsidR="0009679F" w:rsidRDefault="00AD24FE" w:rsidP="0009220E">
      <w:r>
        <w:t xml:space="preserve">We found it difficult to assess our time.  There were things that you only realize during development, that they must be implemented or changed. For example, after we finished the website, we realized last minute that the home page does not at all tell the user that the website is about recipes. </w:t>
      </w:r>
      <w:r w:rsidR="005748BC">
        <w:t>We plan to change this by the next milestone. We are thinking about a full span carousel.</w:t>
      </w:r>
    </w:p>
    <w:p w14:paraId="1D134783" w14:textId="5BB40306" w:rsidR="006D2306" w:rsidRDefault="006D2306" w:rsidP="0009220E">
      <w:r>
        <w:t>We also ended up changing the layout of the recipe page, and continent pages as we were not happy with how they appeared when finished</w:t>
      </w:r>
      <w:r w:rsidR="00A3099D">
        <w:t>.</w:t>
      </w:r>
    </w:p>
    <w:p w14:paraId="5718BEEC" w14:textId="59ADAF63" w:rsidR="00AD24FE" w:rsidRDefault="00AD24FE" w:rsidP="0009220E">
      <w:r>
        <w:t xml:space="preserve">Things like this made it difficult </w:t>
      </w:r>
      <w:r w:rsidR="006D2306">
        <w:t>to add onto our already tight schedules.</w:t>
      </w:r>
    </w:p>
    <w:p w14:paraId="772E603F" w14:textId="7883FE8C" w:rsidR="00DA5090" w:rsidRDefault="001343E0" w:rsidP="0009220E">
      <w:r>
        <w:t>However, in the end we</w:t>
      </w:r>
      <w:r w:rsidR="00DA5090">
        <w:t xml:space="preserve"> are </w:t>
      </w:r>
      <w:r w:rsidR="005748BC">
        <w:t>still all satisfied with how has turned out</w:t>
      </w:r>
      <w:r w:rsidR="00DA5090">
        <w:t>.</w:t>
      </w:r>
    </w:p>
    <w:p w14:paraId="004F0170" w14:textId="005A2397" w:rsidR="0009220E" w:rsidRDefault="00E17DDA" w:rsidP="007E540A">
      <w:pPr>
        <w:pStyle w:val="Heading1"/>
      </w:pPr>
      <w:bookmarkStart w:id="6" w:name="_Toc478071492"/>
      <w:r w:rsidRPr="007E540A">
        <w:t>Changes from previous milestones</w:t>
      </w:r>
      <w:bookmarkEnd w:id="6"/>
    </w:p>
    <w:p w14:paraId="1D14112E" w14:textId="77777777" w:rsidR="007E540A" w:rsidRPr="007E540A" w:rsidRDefault="007E540A" w:rsidP="007E540A"/>
    <w:p w14:paraId="0527DED3" w14:textId="38800129" w:rsidR="00E17DDA" w:rsidRDefault="00E17DDA" w:rsidP="00F3783E">
      <w:pPr>
        <w:spacing w:after="0"/>
      </w:pPr>
      <w:r>
        <w:t>Homepage layout</w:t>
      </w:r>
      <w:r w:rsidR="000729DB">
        <w:t>(headings)</w:t>
      </w:r>
      <w:r w:rsidR="00F3783E">
        <w:t>.</w:t>
      </w:r>
    </w:p>
    <w:p w14:paraId="0B495550" w14:textId="591E5985" w:rsidR="00E17DDA" w:rsidRDefault="000729DB" w:rsidP="00F3783E">
      <w:pPr>
        <w:spacing w:after="0"/>
      </w:pPr>
      <w:r>
        <w:t>Fixed c</w:t>
      </w:r>
      <w:r w:rsidR="00E17DDA">
        <w:t>ontinent page layout as discussed with Dr. Yu.</w:t>
      </w:r>
    </w:p>
    <w:p w14:paraId="2E157C6F" w14:textId="0E5C9198" w:rsidR="00E17DDA" w:rsidRDefault="00E17DDA" w:rsidP="00F3783E">
      <w:pPr>
        <w:spacing w:after="0"/>
      </w:pPr>
      <w:r>
        <w:t>Recipe page layout.</w:t>
      </w:r>
    </w:p>
    <w:p w14:paraId="1C47D5EE" w14:textId="4A0A1068" w:rsidR="00A3099D" w:rsidRDefault="00E17DDA" w:rsidP="00F3783E">
      <w:pPr>
        <w:spacing w:after="0"/>
      </w:pPr>
      <w:r>
        <w:t xml:space="preserve">Added 2 recipes to </w:t>
      </w:r>
      <w:r w:rsidR="002A11B6">
        <w:t>most</w:t>
      </w:r>
      <w:r>
        <w:t xml:space="preserve"> continent</w:t>
      </w:r>
      <w:r w:rsidR="002A11B6">
        <w:t>s</w:t>
      </w:r>
      <w:r>
        <w:t xml:space="preserve"> so we could display 5</w:t>
      </w:r>
      <w:r w:rsidR="00CD4D55">
        <w:t xml:space="preserve"> total</w:t>
      </w:r>
      <w:r w:rsidR="002A11B6">
        <w:t xml:space="preserve"> on each continent page</w:t>
      </w:r>
      <w:r>
        <w:t>.</w:t>
      </w:r>
    </w:p>
    <w:p w14:paraId="6973E5E9" w14:textId="29401D33" w:rsidR="00C30E40" w:rsidRDefault="00C30E40" w:rsidP="00C30E40">
      <w:pPr>
        <w:pStyle w:val="Heading1"/>
      </w:pPr>
      <w:bookmarkStart w:id="7" w:name="_Toc478071493"/>
      <w:r>
        <w:t>URL</w:t>
      </w:r>
      <w:bookmarkEnd w:id="7"/>
    </w:p>
    <w:p w14:paraId="1BACF83C" w14:textId="12DD8965" w:rsidR="00C30E40" w:rsidRPr="00C30E40" w:rsidRDefault="00C30E40" w:rsidP="00C30E40">
      <w:r>
        <w:t xml:space="preserve">The website can be viewed at </w:t>
      </w:r>
      <w:r w:rsidRPr="00C30E40">
        <w:t>http://79.170.40.34/eat.com/</w:t>
      </w:r>
    </w:p>
    <w:p w14:paraId="2807C22A" w14:textId="3B86138C" w:rsidR="004D3FC2" w:rsidRDefault="004D3FC2" w:rsidP="004D3FC2">
      <w:pPr>
        <w:pStyle w:val="Heading2"/>
        <w:rPr>
          <w:sz w:val="32"/>
          <w:szCs w:val="32"/>
        </w:rPr>
      </w:pPr>
      <w:bookmarkStart w:id="8" w:name="_Toc478071494"/>
      <w:r>
        <w:rPr>
          <w:sz w:val="32"/>
          <w:szCs w:val="32"/>
        </w:rPr>
        <w:t>Completed Work</w:t>
      </w:r>
      <w:bookmarkEnd w:id="8"/>
    </w:p>
    <w:p w14:paraId="28CD8BC4" w14:textId="6F190251" w:rsidR="004D3FC2" w:rsidRDefault="004D3FC2" w:rsidP="004D3FC2">
      <w:pPr>
        <w:pStyle w:val="ListParagraph"/>
        <w:numPr>
          <w:ilvl w:val="0"/>
          <w:numId w:val="4"/>
        </w:numPr>
      </w:pPr>
      <w:r>
        <w:t>JavaScript validation</w:t>
      </w:r>
    </w:p>
    <w:p w14:paraId="185DA7D0" w14:textId="1D05F445" w:rsidR="004D3FC2" w:rsidRDefault="004D3FC2" w:rsidP="004D3FC2">
      <w:pPr>
        <w:pStyle w:val="ListParagraph"/>
        <w:numPr>
          <w:ilvl w:val="0"/>
          <w:numId w:val="4"/>
        </w:numPr>
      </w:pPr>
      <w:r>
        <w:t>Most content</w:t>
      </w:r>
    </w:p>
    <w:p w14:paraId="0878B524" w14:textId="27B21356" w:rsidR="004D3FC2" w:rsidRDefault="004D3FC2" w:rsidP="004D3FC2">
      <w:pPr>
        <w:pStyle w:val="ListParagraph"/>
        <w:numPr>
          <w:ilvl w:val="0"/>
          <w:numId w:val="4"/>
        </w:numPr>
      </w:pPr>
      <w:r>
        <w:t>Links on index.html</w:t>
      </w:r>
    </w:p>
    <w:p w14:paraId="759C96D1" w14:textId="11FEB398" w:rsidR="00C21B3D" w:rsidRPr="004D3FC2" w:rsidRDefault="00C21B3D" w:rsidP="004D3FC2">
      <w:pPr>
        <w:pStyle w:val="ListParagraph"/>
        <w:numPr>
          <w:ilvl w:val="0"/>
          <w:numId w:val="4"/>
        </w:numPr>
      </w:pPr>
      <w:r>
        <w:t>Layout changes</w:t>
      </w:r>
    </w:p>
    <w:p w14:paraId="55FD77E5" w14:textId="720A1DEB" w:rsidR="00A3099D" w:rsidRPr="007E540A" w:rsidRDefault="00990A82" w:rsidP="007E540A">
      <w:pPr>
        <w:pStyle w:val="Heading1"/>
      </w:pPr>
      <w:bookmarkStart w:id="9" w:name="_Toc478071495"/>
      <w:r>
        <w:t>Outstanding</w:t>
      </w:r>
      <w:r w:rsidR="00A3099D" w:rsidRPr="007E540A">
        <w:t xml:space="preserve"> work</w:t>
      </w:r>
      <w:bookmarkEnd w:id="9"/>
    </w:p>
    <w:p w14:paraId="47351A44" w14:textId="2D73F923" w:rsidR="00A3099D" w:rsidRDefault="00A3099D" w:rsidP="00F552F7">
      <w:pPr>
        <w:pStyle w:val="ListParagraph"/>
        <w:numPr>
          <w:ilvl w:val="0"/>
          <w:numId w:val="5"/>
        </w:numPr>
        <w:spacing w:after="0"/>
      </w:pPr>
      <w:r>
        <w:t>Some styling is not perfect</w:t>
      </w:r>
      <w:r w:rsidR="00786983">
        <w:t>.</w:t>
      </w:r>
    </w:p>
    <w:p w14:paraId="3873F431" w14:textId="77777777" w:rsidR="002A11B6" w:rsidRDefault="00222437" w:rsidP="00F552F7">
      <w:pPr>
        <w:pStyle w:val="ListParagraph"/>
        <w:numPr>
          <w:ilvl w:val="0"/>
          <w:numId w:val="5"/>
        </w:numPr>
        <w:spacing w:after="0"/>
      </w:pPr>
      <w:r>
        <w:t>Code should be cleaned up.</w:t>
      </w:r>
    </w:p>
    <w:p w14:paraId="0D5A431E" w14:textId="55297F8B" w:rsidR="005759DA" w:rsidRDefault="005759DA" w:rsidP="00F552F7">
      <w:pPr>
        <w:pStyle w:val="ListParagraph"/>
        <w:numPr>
          <w:ilvl w:val="0"/>
          <w:numId w:val="5"/>
        </w:numPr>
        <w:spacing w:after="0"/>
      </w:pPr>
      <w:r>
        <w:t>Add 2 more recipes to Africa and Antarctica</w:t>
      </w:r>
      <w:r w:rsidR="00786983">
        <w:t>.</w:t>
      </w:r>
    </w:p>
    <w:p w14:paraId="41F1C1D5" w14:textId="14C306A0" w:rsidR="00E83048" w:rsidRDefault="005759DA" w:rsidP="00F552F7">
      <w:pPr>
        <w:pStyle w:val="ListParagraph"/>
        <w:numPr>
          <w:ilvl w:val="0"/>
          <w:numId w:val="5"/>
        </w:numPr>
        <w:spacing w:after="0"/>
      </w:pPr>
      <w:r>
        <w:t>Maybe find better images</w:t>
      </w:r>
      <w:r w:rsidR="00786983">
        <w:t>.</w:t>
      </w:r>
    </w:p>
    <w:p w14:paraId="62FED542" w14:textId="77777777" w:rsidR="004D3FC2" w:rsidRDefault="005759DA" w:rsidP="00F552F7">
      <w:pPr>
        <w:pStyle w:val="ListParagraph"/>
        <w:numPr>
          <w:ilvl w:val="0"/>
          <w:numId w:val="5"/>
        </w:numPr>
        <w:spacing w:after="0"/>
      </w:pPr>
      <w:r>
        <w:t>MySQL implementation with forums and users</w:t>
      </w:r>
      <w:r w:rsidR="00786983">
        <w:t>.</w:t>
      </w:r>
    </w:p>
    <w:p w14:paraId="67C29C84" w14:textId="618DACAD" w:rsidR="00222437" w:rsidRDefault="00222437" w:rsidP="00222437">
      <w:pPr>
        <w:rPr>
          <w:rFonts w:ascii="Helvetica" w:hAnsi="Helvetica"/>
        </w:rPr>
      </w:pPr>
      <w:bookmarkStart w:id="10" w:name="_GoBack"/>
      <w:bookmarkEnd w:id="10"/>
    </w:p>
    <w:p w14:paraId="2FFB5536" w14:textId="77777777" w:rsidR="00222437" w:rsidRPr="00412721" w:rsidRDefault="00222437" w:rsidP="00412721">
      <w:pPr>
        <w:pStyle w:val="Heading1"/>
      </w:pPr>
      <w:bookmarkStart w:id="11" w:name="_Toc473828438"/>
      <w:bookmarkStart w:id="12" w:name="_Toc475051561"/>
      <w:bookmarkStart w:id="13" w:name="_Toc478071496"/>
      <w:r w:rsidRPr="00412721">
        <w:lastRenderedPageBreak/>
        <w:t>Appendix I</w:t>
      </w:r>
      <w:bookmarkEnd w:id="11"/>
      <w:bookmarkEnd w:id="12"/>
      <w:bookmarkEnd w:id="13"/>
      <w:r w:rsidRPr="00412721">
        <w:rPr>
          <w:rFonts w:hint="eastAsia"/>
        </w:rPr>
        <w:t xml:space="preserve">   </w:t>
      </w:r>
    </w:p>
    <w:p w14:paraId="5800C99D" w14:textId="77777777" w:rsidR="00222437" w:rsidRPr="00412721" w:rsidRDefault="00222437" w:rsidP="00BD65D2">
      <w:pPr>
        <w:pStyle w:val="Heading1"/>
        <w:jc w:val="center"/>
      </w:pPr>
      <w:bookmarkStart w:id="14" w:name="_Toc473828439"/>
      <w:bookmarkStart w:id="15" w:name="_Toc475051562"/>
      <w:bookmarkStart w:id="16" w:name="_Toc478071497"/>
      <w:r w:rsidRPr="00412721">
        <w:t>Milestone One</w:t>
      </w:r>
      <w:bookmarkEnd w:id="14"/>
      <w:bookmarkEnd w:id="15"/>
      <w:bookmarkEnd w:id="16"/>
    </w:p>
    <w:p w14:paraId="31437370" w14:textId="77777777" w:rsidR="00222437" w:rsidRPr="00412721" w:rsidRDefault="00222437" w:rsidP="00412721">
      <w:pPr>
        <w:rPr>
          <w:b/>
        </w:rPr>
      </w:pPr>
      <w:bookmarkStart w:id="17" w:name="_Toc473828440"/>
      <w:bookmarkStart w:id="18" w:name="_Toc475051563"/>
      <w:r w:rsidRPr="00412721">
        <w:rPr>
          <w:b/>
        </w:rPr>
        <w:t>1.  Topic</w:t>
      </w:r>
      <w:bookmarkEnd w:id="17"/>
      <w:bookmarkEnd w:id="18"/>
    </w:p>
    <w:p w14:paraId="03B05CA5" w14:textId="77777777" w:rsidR="00222437" w:rsidRPr="00412721" w:rsidRDefault="00222437" w:rsidP="00412721">
      <w:pPr>
        <w:rPr>
          <w:rFonts w:eastAsia="SimSun"/>
          <w:b/>
          <w:sz w:val="24"/>
          <w:szCs w:val="24"/>
        </w:rPr>
      </w:pPr>
      <w:bookmarkStart w:id="19" w:name="_Toc472719679"/>
      <w:bookmarkStart w:id="20" w:name="_Toc473828441"/>
      <w:bookmarkStart w:id="21" w:name="_Toc475051564"/>
      <w:r w:rsidRPr="00412721">
        <w:rPr>
          <w:b/>
        </w:rPr>
        <w:t>1.1 The Purpose</w:t>
      </w:r>
      <w:bookmarkEnd w:id="19"/>
      <w:bookmarkEnd w:id="20"/>
      <w:bookmarkEnd w:id="21"/>
    </w:p>
    <w:p w14:paraId="1FDEC7F6" w14:textId="77777777" w:rsidR="00222437" w:rsidRPr="00595F38" w:rsidRDefault="00222437" w:rsidP="00222437">
      <w:r w:rsidRPr="00595F38">
        <w:t xml:space="preserve">The purpose of our website is to supply its users with recipes from all around the world; It will showcase different recipes from select </w:t>
      </w:r>
      <w:del w:id="22" w:author="clixxe@gmail.com" w:date="2017-02-02T20:56:00Z">
        <w:r w:rsidRPr="00595F38" w:rsidDel="000362F1">
          <w:delText>countries</w:delText>
        </w:r>
      </w:del>
      <w:ins w:id="23" w:author="clixxe@gmail.com" w:date="2017-02-02T20:56:00Z">
        <w:r>
          <w:t>continents</w:t>
        </w:r>
      </w:ins>
      <w:r w:rsidRPr="00595F38">
        <w:t>. Users will be able to comment, rate, and suggest other recipes. In addition to this, there will be a forum space where users can communicate their thoughts to the whole community.</w:t>
      </w:r>
    </w:p>
    <w:p w14:paraId="40A9EDAD" w14:textId="77777777" w:rsidR="00222437" w:rsidRPr="00412721" w:rsidRDefault="00222437" w:rsidP="00412721">
      <w:pPr>
        <w:rPr>
          <w:rFonts w:eastAsia="SimSun"/>
          <w:b/>
          <w:sz w:val="24"/>
          <w:szCs w:val="24"/>
        </w:rPr>
      </w:pPr>
      <w:bookmarkStart w:id="24" w:name="_Toc472719680"/>
      <w:bookmarkStart w:id="25" w:name="_Toc473828442"/>
      <w:bookmarkStart w:id="26" w:name="_Toc475051565"/>
      <w:r w:rsidRPr="00412721">
        <w:rPr>
          <w:b/>
        </w:rPr>
        <w:t>1.2 Our Goals</w:t>
      </w:r>
      <w:bookmarkEnd w:id="24"/>
      <w:bookmarkEnd w:id="25"/>
      <w:bookmarkEnd w:id="26"/>
    </w:p>
    <w:p w14:paraId="520FE05C" w14:textId="77777777" w:rsidR="00222437" w:rsidRPr="00595F38" w:rsidRDefault="00222437" w:rsidP="00222437">
      <w:r w:rsidRPr="00595F38">
        <w:t xml:space="preserve">The goals of the website are strictly non-profit. We simply want to act as a medium for people to discover new recipes across the globe, and collaborate. </w:t>
      </w:r>
    </w:p>
    <w:p w14:paraId="461F1372" w14:textId="77777777" w:rsidR="00222437" w:rsidRPr="00412721" w:rsidRDefault="00222437" w:rsidP="00412721">
      <w:pPr>
        <w:rPr>
          <w:b/>
        </w:rPr>
      </w:pPr>
      <w:bookmarkStart w:id="27" w:name="_Toc472719681"/>
      <w:bookmarkStart w:id="28" w:name="_Toc473828443"/>
      <w:bookmarkStart w:id="29" w:name="_Toc475051566"/>
      <w:r w:rsidRPr="00412721">
        <w:rPr>
          <w:b/>
        </w:rPr>
        <w:t>1.3 Target Audience</w:t>
      </w:r>
      <w:bookmarkEnd w:id="27"/>
      <w:bookmarkEnd w:id="28"/>
      <w:bookmarkEnd w:id="29"/>
    </w:p>
    <w:p w14:paraId="3139D714" w14:textId="77777777" w:rsidR="00222437" w:rsidRPr="00595F38" w:rsidRDefault="00222437" w:rsidP="00222437">
      <w:r w:rsidRPr="00595F38">
        <w:t xml:space="preserve">Our target audience is the world. There are no barriers of gender, age, income, education, or ethnicity when it comes to cooking. </w:t>
      </w:r>
    </w:p>
    <w:p w14:paraId="12FCEBDE" w14:textId="77777777" w:rsidR="00222437" w:rsidRPr="00412721" w:rsidRDefault="00222437" w:rsidP="00412721">
      <w:pPr>
        <w:rPr>
          <w:b/>
        </w:rPr>
      </w:pPr>
      <w:bookmarkStart w:id="30" w:name="_Toc472719682"/>
      <w:bookmarkStart w:id="31" w:name="_Toc473828444"/>
      <w:bookmarkStart w:id="32" w:name="_Toc475051567"/>
      <w:r w:rsidRPr="00412721">
        <w:rPr>
          <w:b/>
        </w:rPr>
        <w:t>1.4 Aims and Accomplishments</w:t>
      </w:r>
      <w:bookmarkEnd w:id="30"/>
      <w:bookmarkEnd w:id="31"/>
      <w:bookmarkEnd w:id="32"/>
    </w:p>
    <w:p w14:paraId="0BF14FB6" w14:textId="77777777" w:rsidR="00222437" w:rsidRPr="00595F38" w:rsidRDefault="00222437" w:rsidP="00222437">
      <w:r w:rsidRPr="00595F38">
        <w:t>We aim to build a large user base that visit the website at least once a month. We intend to allow users to supply new recipes, so if the website does not establish a stable user base, it may not succeed.  </w:t>
      </w:r>
    </w:p>
    <w:p w14:paraId="438BA51A" w14:textId="77777777" w:rsidR="00222437" w:rsidRPr="00412721" w:rsidRDefault="00222437" w:rsidP="00412721">
      <w:pPr>
        <w:rPr>
          <w:rFonts w:eastAsia="SimSun"/>
          <w:b/>
          <w:sz w:val="24"/>
          <w:szCs w:val="24"/>
        </w:rPr>
      </w:pPr>
      <w:bookmarkStart w:id="33" w:name="_Toc472719683"/>
      <w:bookmarkStart w:id="34" w:name="_Toc473828445"/>
      <w:bookmarkStart w:id="35" w:name="_Toc475051568"/>
      <w:r w:rsidRPr="00412721">
        <w:rPr>
          <w:b/>
        </w:rPr>
        <w:t>1.5 Required Content</w:t>
      </w:r>
      <w:bookmarkEnd w:id="33"/>
      <w:bookmarkEnd w:id="34"/>
      <w:bookmarkEnd w:id="35"/>
    </w:p>
    <w:p w14:paraId="5F49A1D2" w14:textId="77777777" w:rsidR="00222437" w:rsidRPr="00595F38" w:rsidRDefault="00222437" w:rsidP="00222437">
      <w:r w:rsidRPr="00595F38">
        <w:t xml:space="preserve">We will need to find media from all around the world. Each </w:t>
      </w:r>
      <w:ins w:id="36" w:author="clixxe@gmail.com" w:date="2017-02-02T20:54:00Z">
        <w:r>
          <w:t xml:space="preserve">continent </w:t>
        </w:r>
      </w:ins>
      <w:del w:id="37" w:author="clixxe@gmail.com" w:date="2017-02-02T20:54:00Z">
        <w:r w:rsidRPr="00595F38" w:rsidDel="00C33F3A">
          <w:delText xml:space="preserve">country </w:delText>
        </w:r>
      </w:del>
      <w:r w:rsidRPr="00595F38">
        <w:t xml:space="preserve">will need a text description of the culture and cuisine. Alongside this, </w:t>
      </w:r>
      <w:del w:id="38" w:author="clixxe@gmail.com" w:date="2017-02-02T20:54:00Z">
        <w:r w:rsidRPr="00595F38" w:rsidDel="00C33F3A">
          <w:delText xml:space="preserve">countries </w:delText>
        </w:r>
      </w:del>
      <w:ins w:id="39" w:author="clixxe@gmail.com" w:date="2017-02-02T20:54:00Z">
        <w:r>
          <w:t>continents</w:t>
        </w:r>
        <w:r w:rsidRPr="00595F38">
          <w:t xml:space="preserve"> </w:t>
        </w:r>
      </w:ins>
      <w:r w:rsidRPr="00595F38">
        <w:t>will need photos illustrating their culture, and at least one photo showcasing a dish that we can provide a recipe for.</w:t>
      </w:r>
    </w:p>
    <w:p w14:paraId="26D1EB27" w14:textId="77777777" w:rsidR="00222437" w:rsidRPr="00412721" w:rsidRDefault="00222437" w:rsidP="00412721">
      <w:pPr>
        <w:rPr>
          <w:rFonts w:eastAsia="SimSun"/>
          <w:b/>
          <w:sz w:val="24"/>
          <w:szCs w:val="24"/>
        </w:rPr>
      </w:pPr>
      <w:bookmarkStart w:id="40" w:name="_Toc472719684"/>
      <w:bookmarkStart w:id="41" w:name="_Toc473828446"/>
      <w:bookmarkStart w:id="42" w:name="_Toc475051569"/>
      <w:r w:rsidRPr="00412721">
        <w:rPr>
          <w:b/>
        </w:rPr>
        <w:t>1.6 Factors of Success</w:t>
      </w:r>
      <w:bookmarkEnd w:id="40"/>
      <w:bookmarkEnd w:id="41"/>
      <w:bookmarkEnd w:id="42"/>
    </w:p>
    <w:p w14:paraId="5E37064A" w14:textId="77777777" w:rsidR="00222437" w:rsidRPr="00595F38" w:rsidRDefault="00222437" w:rsidP="00222437">
      <w:r w:rsidRPr="00595F38">
        <w:t xml:space="preserve">The most important factor for this website to succeed is our execution. Since our target is almost everyone, the website should attract a large amount of users and thereon carry itself. The website must be aesthetically pleasing, universal, and functional, while the recipes must be easy to follow and of course, tasteful. </w:t>
      </w:r>
    </w:p>
    <w:p w14:paraId="7FF93DE3" w14:textId="77777777" w:rsidR="00222437" w:rsidRPr="00412721" w:rsidRDefault="00222437" w:rsidP="00412721">
      <w:pPr>
        <w:rPr>
          <w:rFonts w:eastAsia="SimSun"/>
          <w:b/>
          <w:sz w:val="24"/>
          <w:szCs w:val="24"/>
        </w:rPr>
      </w:pPr>
      <w:bookmarkStart w:id="43" w:name="_Toc472719685"/>
      <w:bookmarkStart w:id="44" w:name="_Toc473828447"/>
      <w:bookmarkStart w:id="45" w:name="_Toc475051570"/>
      <w:r w:rsidRPr="00412721">
        <w:rPr>
          <w:b/>
        </w:rPr>
        <w:t>1.7 Competition</w:t>
      </w:r>
      <w:bookmarkEnd w:id="43"/>
      <w:bookmarkEnd w:id="44"/>
      <w:bookmarkEnd w:id="45"/>
    </w:p>
    <w:p w14:paraId="17C83B15" w14:textId="77777777" w:rsidR="00222437" w:rsidRPr="00595F38" w:rsidRDefault="00222437" w:rsidP="00222437">
      <w:ins w:id="46" w:author="Hao Guan" w:date="2017-02-02T19:19:00Z">
        <w:r w:rsidRPr="00595F38">
          <w:fldChar w:fldCharType="begin"/>
        </w:r>
        <w:r w:rsidRPr="00595F38">
          <w:instrText xml:space="preserve"> HYPERLINK "http://Allrecipes.com" </w:instrText>
        </w:r>
        <w:r w:rsidRPr="00595F38">
          <w:fldChar w:fldCharType="separate"/>
        </w:r>
        <w:r w:rsidRPr="00595F38">
          <w:rPr>
            <w:rStyle w:val="Hyperlink"/>
          </w:rPr>
          <w:t>Allrecipes.com</w:t>
        </w:r>
        <w:r w:rsidRPr="00595F38">
          <w:fldChar w:fldCharType="end"/>
        </w:r>
      </w:ins>
      <w:r w:rsidRPr="00595F38">
        <w:t xml:space="preserve"> and the </w:t>
      </w:r>
      <w:ins w:id="47" w:author="Hao Guan" w:date="2017-02-02T19:19:00Z">
        <w:r w:rsidRPr="00595F38">
          <w:fldChar w:fldCharType="begin"/>
        </w:r>
        <w:r w:rsidRPr="00595F38">
          <w:instrText xml:space="preserve"> HYPERLINK "http://www.foodnetwork.com" </w:instrText>
        </w:r>
        <w:r w:rsidRPr="00595F38">
          <w:fldChar w:fldCharType="separate"/>
        </w:r>
        <w:r w:rsidRPr="00595F38">
          <w:rPr>
            <w:rStyle w:val="Hyperlink"/>
          </w:rPr>
          <w:t>foodnetwork.com</w:t>
        </w:r>
        <w:r w:rsidRPr="00595F38">
          <w:fldChar w:fldCharType="end"/>
        </w:r>
      </w:ins>
      <w:r w:rsidRPr="00595F38">
        <w:t xml:space="preserve"> are the first two websites to show up when you search for “recipes”. We do not like how several recipes are pressed onto the user. We find the websites hard to navigate and very scattered. Both websites are not symmetrical, which we feel is unappetizing. </w:t>
      </w:r>
    </w:p>
    <w:p w14:paraId="778F53CA" w14:textId="77777777" w:rsidR="00222437" w:rsidRPr="00595F38" w:rsidRDefault="00222437" w:rsidP="00222437">
      <w:r w:rsidRPr="00595F38">
        <w:t>Filled with articles, videos, and prompts to subscribe, the websites are distasteful</w:t>
      </w:r>
    </w:p>
    <w:p w14:paraId="508E714E" w14:textId="77777777" w:rsidR="00222437" w:rsidRPr="00595F38" w:rsidRDefault="00222437" w:rsidP="00222437"/>
    <w:p w14:paraId="039DA02C" w14:textId="77777777" w:rsidR="00222437" w:rsidRPr="00595F38" w:rsidRDefault="00222437" w:rsidP="00222437">
      <w:r w:rsidRPr="00595F38">
        <w:t>We will aim for a minimalistic, symmetrical design, with recipes as the sole attraction.</w:t>
      </w:r>
    </w:p>
    <w:p w14:paraId="51165B80" w14:textId="77777777" w:rsidR="00222437" w:rsidRPr="00595F38" w:rsidRDefault="00222437" w:rsidP="00222437">
      <w:bookmarkStart w:id="48" w:name="_Toc472719686"/>
    </w:p>
    <w:p w14:paraId="61C11B15" w14:textId="77777777" w:rsidR="00222437" w:rsidRPr="00412721" w:rsidRDefault="00222437" w:rsidP="00412721">
      <w:pPr>
        <w:rPr>
          <w:b/>
          <w:sz w:val="24"/>
          <w:szCs w:val="24"/>
        </w:rPr>
      </w:pPr>
      <w:bookmarkStart w:id="49" w:name="_Toc473828448"/>
      <w:bookmarkStart w:id="50" w:name="_Toc475051571"/>
      <w:r w:rsidRPr="00412721">
        <w:rPr>
          <w:b/>
        </w:rPr>
        <w:t>2.  Functional Requirements</w:t>
      </w:r>
      <w:bookmarkEnd w:id="48"/>
      <w:bookmarkEnd w:id="49"/>
      <w:bookmarkEnd w:id="50"/>
    </w:p>
    <w:p w14:paraId="4838EFD0" w14:textId="77777777" w:rsidR="00222437" w:rsidRPr="00412721" w:rsidRDefault="00222437" w:rsidP="00412721">
      <w:pPr>
        <w:rPr>
          <w:rFonts w:eastAsia="SimSun"/>
          <w:b/>
          <w:sz w:val="24"/>
          <w:szCs w:val="24"/>
        </w:rPr>
      </w:pPr>
      <w:bookmarkStart w:id="51" w:name="_Toc472719687"/>
      <w:bookmarkStart w:id="52" w:name="_Toc473828449"/>
      <w:bookmarkStart w:id="53" w:name="_Toc475051572"/>
      <w:r w:rsidRPr="00412721">
        <w:rPr>
          <w:b/>
        </w:rPr>
        <w:t>2.1 Forms</w:t>
      </w:r>
      <w:bookmarkEnd w:id="51"/>
      <w:bookmarkEnd w:id="52"/>
      <w:bookmarkEnd w:id="53"/>
    </w:p>
    <w:p w14:paraId="4B54C9B7" w14:textId="77777777" w:rsidR="00222437" w:rsidRPr="00595F38" w:rsidRDefault="00222437" w:rsidP="00222437">
      <w:r w:rsidRPr="00595F38">
        <w:t>We plan to implement two forms. One form will be required upon signing up.</w:t>
      </w:r>
    </w:p>
    <w:p w14:paraId="0ECB5271" w14:textId="77777777" w:rsidR="00222437" w:rsidRPr="00595F38" w:rsidRDefault="00222437" w:rsidP="00222437">
      <w:r w:rsidRPr="00595F38">
        <w:t>Elements for signing up will be basic: an email input (required), a username (required), password (required), country, and subscription check box. The only detail we will display online from a user is their username to display who submitted the recipe.</w:t>
      </w:r>
    </w:p>
    <w:p w14:paraId="29266E2D" w14:textId="77777777" w:rsidR="00222437" w:rsidRPr="00595F38" w:rsidRDefault="00222437" w:rsidP="00222437"/>
    <w:p w14:paraId="425D85DF" w14:textId="77777777" w:rsidR="00222437" w:rsidRPr="00595F38" w:rsidRDefault="00222437" w:rsidP="00222437">
      <w:r w:rsidRPr="00595F38">
        <w:t xml:space="preserve">Another form will be used on a “contact us/submit a recipe” page. This form will have an email input(required), a name input(required), and a </w:t>
      </w:r>
      <w:proofErr w:type="spellStart"/>
      <w:r w:rsidRPr="00595F38">
        <w:t>textarea</w:t>
      </w:r>
      <w:proofErr w:type="spellEnd"/>
      <w:r w:rsidRPr="00595F38">
        <w:t xml:space="preserve">(required) that will function as the body of an email. All recipes submitted to us will be considered. If we deem them tasty, we will publish them. </w:t>
      </w:r>
    </w:p>
    <w:p w14:paraId="18E58778" w14:textId="77777777" w:rsidR="00222437" w:rsidRPr="00412721" w:rsidRDefault="00222437" w:rsidP="00412721">
      <w:pPr>
        <w:rPr>
          <w:rFonts w:eastAsia="SimSun"/>
          <w:b/>
          <w:sz w:val="24"/>
          <w:szCs w:val="24"/>
        </w:rPr>
      </w:pPr>
      <w:bookmarkStart w:id="54" w:name="_Toc472719688"/>
      <w:bookmarkStart w:id="55" w:name="_Toc473828450"/>
      <w:bookmarkStart w:id="56" w:name="_Toc475051573"/>
      <w:r w:rsidRPr="00412721">
        <w:rPr>
          <w:b/>
        </w:rPr>
        <w:t>2.2 Lists</w:t>
      </w:r>
      <w:bookmarkEnd w:id="54"/>
      <w:bookmarkEnd w:id="55"/>
      <w:bookmarkEnd w:id="56"/>
    </w:p>
    <w:p w14:paraId="388AB6B3" w14:textId="77777777" w:rsidR="00222437" w:rsidRPr="00595F38" w:rsidRDefault="00222437" w:rsidP="00222437">
      <w:r w:rsidRPr="00595F38">
        <w:t xml:space="preserve">We plan to include a list of our top 10 dishes across the globe, chosen by us. This would be updated monthly with just a few dishes changing from the list. Also, we will implement a list view of all the dishes on our website, sorted by </w:t>
      </w:r>
      <w:del w:id="57" w:author="clixxe@gmail.com" w:date="2017-02-02T20:54:00Z">
        <w:r w:rsidRPr="00595F38" w:rsidDel="008C7251">
          <w:delText>country</w:delText>
        </w:r>
      </w:del>
      <w:ins w:id="58" w:author="clixxe@gmail.com" w:date="2017-02-02T20:54:00Z">
        <w:r>
          <w:t>continent</w:t>
        </w:r>
      </w:ins>
      <w:r w:rsidRPr="00595F38">
        <w:t>.</w:t>
      </w:r>
    </w:p>
    <w:p w14:paraId="3C8FBC08" w14:textId="77777777" w:rsidR="00222437" w:rsidRPr="00595F38" w:rsidRDefault="00222437" w:rsidP="00222437">
      <w:pPr>
        <w:rPr>
          <w:ins w:id="59" w:author="Hao Guan" w:date="2017-02-02T19:26:00Z"/>
        </w:rPr>
      </w:pPr>
    </w:p>
    <w:p w14:paraId="712D51ED" w14:textId="77777777" w:rsidR="00222437" w:rsidRPr="00BD65D2" w:rsidRDefault="00222437" w:rsidP="00BD65D2">
      <w:pPr>
        <w:rPr>
          <w:ins w:id="60" w:author="Hao Guan" w:date="2017-02-02T19:26:00Z"/>
        </w:rPr>
      </w:pPr>
      <w:bookmarkStart w:id="61" w:name="_Toc473828451"/>
      <w:bookmarkStart w:id="62" w:name="_Toc475051574"/>
      <w:ins w:id="63" w:author="Hao Guan" w:date="2017-02-02T19:26:00Z">
        <w:r w:rsidRPr="00BD65D2">
          <w:t>2.3 User Input</w:t>
        </w:r>
        <w:bookmarkEnd w:id="61"/>
        <w:bookmarkEnd w:id="62"/>
      </w:ins>
    </w:p>
    <w:p w14:paraId="72ACD4D3" w14:textId="77777777" w:rsidR="00222437" w:rsidRPr="00BD65D2" w:rsidRDefault="00222437" w:rsidP="00222437">
      <w:pPr>
        <w:rPr>
          <w:u w:val="single"/>
        </w:rPr>
      </w:pPr>
      <w:ins w:id="64" w:author="Hao Guan" w:date="2017-02-02T19:26:00Z">
        <w:r w:rsidRPr="00BD65D2">
          <w:rPr>
            <w:u w:val="single"/>
          </w:rPr>
          <w:t xml:space="preserve">Our website will allow users to submit their own recipes through the contact/submit page. </w:t>
        </w:r>
      </w:ins>
      <w:ins w:id="65" w:author="Hao Guan" w:date="2017-02-02T19:27:00Z">
        <w:r w:rsidRPr="00BD65D2">
          <w:rPr>
            <w:u w:val="single"/>
          </w:rPr>
          <w:t xml:space="preserve">Another </w:t>
        </w:r>
      </w:ins>
      <w:ins w:id="66" w:author="Hao Guan" w:date="2017-02-02T19:28:00Z">
        <w:r w:rsidRPr="00BD65D2">
          <w:rPr>
            <w:u w:val="single"/>
          </w:rPr>
          <w:t xml:space="preserve">way </w:t>
        </w:r>
      </w:ins>
      <w:ins w:id="67" w:author="Hao Guan" w:date="2017-02-02T19:31:00Z">
        <w:r w:rsidRPr="00BD65D2">
          <w:rPr>
            <w:u w:val="single"/>
          </w:rPr>
          <w:t xml:space="preserve">that </w:t>
        </w:r>
      </w:ins>
      <w:ins w:id="68" w:author="Hao Guan" w:date="2017-02-02T19:28:00Z">
        <w:r w:rsidRPr="00BD65D2">
          <w:rPr>
            <w:u w:val="single"/>
          </w:rPr>
          <w:t>user</w:t>
        </w:r>
      </w:ins>
      <w:ins w:id="69" w:author="Hao Guan" w:date="2017-02-02T19:31:00Z">
        <w:r w:rsidRPr="00BD65D2">
          <w:rPr>
            <w:u w:val="single"/>
          </w:rPr>
          <w:t>s</w:t>
        </w:r>
      </w:ins>
      <w:ins w:id="70" w:author="Hao Guan" w:date="2017-02-02T19:28:00Z">
        <w:r w:rsidRPr="00BD65D2">
          <w:rPr>
            <w:u w:val="single"/>
          </w:rPr>
          <w:t xml:space="preserve"> can interact with our website is by commenting on recipes on the recipes page, </w:t>
        </w:r>
      </w:ins>
      <w:ins w:id="71" w:author="Hao Guan" w:date="2017-02-02T19:31:00Z">
        <w:r w:rsidRPr="00BD65D2">
          <w:rPr>
            <w:u w:val="single"/>
          </w:rPr>
          <w:t xml:space="preserve">and </w:t>
        </w:r>
      </w:ins>
      <w:ins w:id="72" w:author="Hao Guan" w:date="2017-02-02T19:28:00Z">
        <w:r w:rsidRPr="00BD65D2">
          <w:rPr>
            <w:u w:val="single"/>
          </w:rPr>
          <w:t>the users will also be able to reply to other users</w:t>
        </w:r>
      </w:ins>
      <w:ins w:id="73" w:author="Hao Guan" w:date="2017-02-02T19:32:00Z">
        <w:r w:rsidRPr="00BD65D2">
          <w:rPr>
            <w:u w:val="single"/>
          </w:rPr>
          <w:t>’</w:t>
        </w:r>
      </w:ins>
      <w:ins w:id="74" w:author="Hao Guan" w:date="2017-02-02T19:28:00Z">
        <w:r w:rsidRPr="00BD65D2">
          <w:rPr>
            <w:u w:val="single"/>
          </w:rPr>
          <w:t xml:space="preserve"> comments.</w:t>
        </w:r>
      </w:ins>
    </w:p>
    <w:p w14:paraId="6B6D99DC" w14:textId="77777777" w:rsidR="00222437" w:rsidRPr="00595F38" w:rsidRDefault="00222437" w:rsidP="00222437">
      <w:pPr>
        <w:rPr>
          <w:kern w:val="44"/>
          <w:sz w:val="44"/>
          <w:szCs w:val="44"/>
        </w:rPr>
      </w:pPr>
    </w:p>
    <w:p w14:paraId="66B48CD3" w14:textId="77777777" w:rsidR="00222437" w:rsidRPr="00412721" w:rsidRDefault="00222437" w:rsidP="00412721">
      <w:pPr>
        <w:rPr>
          <w:b/>
          <w:sz w:val="24"/>
          <w:szCs w:val="24"/>
        </w:rPr>
      </w:pPr>
      <w:bookmarkStart w:id="75" w:name="_Toc472719689"/>
      <w:bookmarkStart w:id="76" w:name="_Toc473828452"/>
      <w:bookmarkStart w:id="77" w:name="_Toc475051575"/>
      <w:r w:rsidRPr="00412721">
        <w:rPr>
          <w:b/>
        </w:rPr>
        <w:t>3.  Work Plan</w:t>
      </w:r>
      <w:bookmarkEnd w:id="75"/>
      <w:bookmarkEnd w:id="76"/>
      <w:bookmarkEnd w:id="77"/>
    </w:p>
    <w:p w14:paraId="378B56E4" w14:textId="77777777" w:rsidR="00222437" w:rsidRPr="00412721" w:rsidRDefault="00222437" w:rsidP="00412721">
      <w:pPr>
        <w:rPr>
          <w:rFonts w:eastAsia="SimSun"/>
          <w:b/>
          <w:sz w:val="24"/>
          <w:szCs w:val="24"/>
        </w:rPr>
      </w:pPr>
      <w:bookmarkStart w:id="78" w:name="_Toc472719690"/>
      <w:bookmarkStart w:id="79" w:name="_Toc473828453"/>
      <w:bookmarkStart w:id="80" w:name="_Toc475051576"/>
      <w:r w:rsidRPr="00412721">
        <w:rPr>
          <w:b/>
        </w:rPr>
        <w:t>3.1 Divide and Conquer</w:t>
      </w:r>
      <w:bookmarkEnd w:id="78"/>
      <w:bookmarkEnd w:id="79"/>
      <w:bookmarkEnd w:id="80"/>
    </w:p>
    <w:p w14:paraId="7791334E" w14:textId="77777777" w:rsidR="00222437" w:rsidRPr="00595F38" w:rsidRDefault="00222437" w:rsidP="00222437">
      <w:r w:rsidRPr="00595F38">
        <w:t>We are scattered among 3 different sets, so we are using WhatsApp to communicate daily. We plan to meet every Wednesday at 15:00, as that time works for everyone. The work will be spread evenly between each member, working together on the landing page, and then dividing up</w:t>
      </w:r>
      <w:del w:id="81" w:author="clixxe@gmail.com" w:date="2017-02-02T20:55:00Z">
        <w:r w:rsidRPr="00595F38" w:rsidDel="008644A0">
          <w:delText xml:space="preserve"> to</w:delText>
        </w:r>
      </w:del>
      <w:r w:rsidRPr="00595F38">
        <w:t xml:space="preserve"> </w:t>
      </w:r>
      <w:ins w:id="82" w:author="clixxe@gmail.com" w:date="2017-02-02T20:55:00Z">
        <w:r>
          <w:t>the</w:t>
        </w:r>
      </w:ins>
      <w:del w:id="83" w:author="clixxe@gmail.com" w:date="2017-02-02T20:55:00Z">
        <w:r w:rsidRPr="00595F38" w:rsidDel="008644A0">
          <w:delText>assigned</w:delText>
        </w:r>
      </w:del>
      <w:r w:rsidRPr="00595F38">
        <w:t xml:space="preserve"> </w:t>
      </w:r>
      <w:del w:id="84" w:author="clixxe@gmail.com" w:date="2017-02-02T20:55:00Z">
        <w:r w:rsidRPr="00595F38" w:rsidDel="008644A0">
          <w:delText>countries</w:delText>
        </w:r>
      </w:del>
      <w:ins w:id="85" w:author="clixxe@gmail.com" w:date="2017-02-02T20:55:00Z">
        <w:r>
          <w:t>continents</w:t>
        </w:r>
      </w:ins>
      <w:r w:rsidRPr="00595F38">
        <w:t xml:space="preserve">. This will include gathering media, recipes, and other relatable information </w:t>
      </w:r>
      <w:del w:id="86" w:author="clixxe@gmail.com" w:date="2017-02-02T20:56:00Z">
        <w:r w:rsidRPr="00595F38" w:rsidDel="00175752">
          <w:delText>of the</w:delText>
        </w:r>
      </w:del>
      <w:ins w:id="87" w:author="clixxe@gmail.com" w:date="2017-02-02T20:56:00Z">
        <w:r>
          <w:t>for each continent</w:t>
        </w:r>
      </w:ins>
      <w:r w:rsidRPr="00595F38">
        <w:t xml:space="preserve"> </w:t>
      </w:r>
      <w:del w:id="88" w:author="clixxe@gmail.com" w:date="2017-02-02T20:55:00Z">
        <w:r w:rsidRPr="00595F38" w:rsidDel="008644A0">
          <w:delText>country</w:delText>
        </w:r>
      </w:del>
      <w:r w:rsidRPr="00595F38">
        <w:t>.</w:t>
      </w:r>
    </w:p>
    <w:p w14:paraId="186A264F" w14:textId="5E8CEAA9" w:rsidR="00222437" w:rsidRDefault="00222437" w:rsidP="00222437">
      <w:pPr>
        <w:rPr>
          <w:rFonts w:ascii="Helvetica" w:hAnsi="Helvetica"/>
        </w:rPr>
      </w:pPr>
    </w:p>
    <w:p w14:paraId="5F134D34" w14:textId="0285AEBE" w:rsidR="00412721" w:rsidRDefault="00412721" w:rsidP="00222437">
      <w:pPr>
        <w:rPr>
          <w:rFonts w:ascii="Helvetica" w:hAnsi="Helvetica"/>
        </w:rPr>
      </w:pPr>
    </w:p>
    <w:p w14:paraId="5D8D633F" w14:textId="142558E2" w:rsidR="00412721" w:rsidRDefault="00412721" w:rsidP="00222437">
      <w:pPr>
        <w:rPr>
          <w:rFonts w:ascii="Helvetica" w:hAnsi="Helvetica"/>
        </w:rPr>
      </w:pPr>
    </w:p>
    <w:p w14:paraId="77CF9D48" w14:textId="77777777" w:rsidR="00412721" w:rsidRDefault="00412721" w:rsidP="00222437">
      <w:pPr>
        <w:rPr>
          <w:rFonts w:ascii="Helvetica" w:hAnsi="Helvetica"/>
        </w:rPr>
      </w:pPr>
    </w:p>
    <w:p w14:paraId="3B4C58A0" w14:textId="77777777" w:rsidR="00222437" w:rsidRPr="00412721" w:rsidRDefault="00222437" w:rsidP="00412721">
      <w:pPr>
        <w:pStyle w:val="Heading1"/>
        <w:jc w:val="center"/>
      </w:pPr>
      <w:bookmarkStart w:id="89" w:name="_Toc475051577"/>
      <w:bookmarkStart w:id="90" w:name="_Toc478071498"/>
      <w:r w:rsidRPr="00412721">
        <w:lastRenderedPageBreak/>
        <w:t>Milestone Two</w:t>
      </w:r>
      <w:bookmarkEnd w:id="89"/>
      <w:bookmarkEnd w:id="90"/>
    </w:p>
    <w:p w14:paraId="7AF0C73E" w14:textId="77777777" w:rsidR="00222437" w:rsidRDefault="00222437" w:rsidP="00222437">
      <w:pPr>
        <w:rPr>
          <w:rFonts w:ascii="Helvetica" w:hAnsi="Helvetica"/>
        </w:rPr>
      </w:pPr>
    </w:p>
    <w:p w14:paraId="02187C8E" w14:textId="77777777" w:rsidR="00222437" w:rsidRDefault="00222437" w:rsidP="00222437">
      <w:pPr>
        <w:rPr>
          <w:rFonts w:ascii="Helvetica" w:hAnsi="Helvetica"/>
        </w:rPr>
      </w:pPr>
    </w:p>
    <w:p w14:paraId="006EFDC6" w14:textId="77777777" w:rsidR="00222437" w:rsidRPr="00595F38" w:rsidRDefault="00222437" w:rsidP="00222437">
      <w:r w:rsidRPr="00595F38">
        <w:t>In the previous milestone, we decided the topic of our website and set the goals and purpose. For this milestone, we will proceed further and construct the basic structure of our website.</w:t>
      </w:r>
    </w:p>
    <w:p w14:paraId="3D0A5286" w14:textId="77777777" w:rsidR="00222437" w:rsidRPr="00595F38" w:rsidRDefault="00222437" w:rsidP="00222437"/>
    <w:p w14:paraId="500CB4FE" w14:textId="77777777" w:rsidR="00222437" w:rsidRPr="00595F38" w:rsidRDefault="00222437" w:rsidP="00222437">
      <w:r w:rsidRPr="00595F38">
        <w:t>In the first section, we will propose a site map that demonstrates the essential components and the overall flow of our website, then the next section will focus on the layout for each proposed webpage.</w:t>
      </w:r>
    </w:p>
    <w:p w14:paraId="1288449A" w14:textId="77777777" w:rsidR="00222437" w:rsidRPr="00595F38" w:rsidRDefault="00222437" w:rsidP="00222437"/>
    <w:p w14:paraId="10BC70A2" w14:textId="77777777" w:rsidR="00222437" w:rsidRPr="00BD65D2" w:rsidRDefault="00222437" w:rsidP="00BD65D2">
      <w:pPr>
        <w:rPr>
          <w:b/>
        </w:rPr>
      </w:pPr>
      <w:bookmarkStart w:id="91" w:name="_Toc473828426"/>
      <w:bookmarkStart w:id="92" w:name="_Toc475051578"/>
      <w:r w:rsidRPr="00BD65D2">
        <w:rPr>
          <w:b/>
        </w:rPr>
        <w:t>Site map and navigation</w:t>
      </w:r>
      <w:bookmarkEnd w:id="91"/>
      <w:bookmarkEnd w:id="92"/>
    </w:p>
    <w:p w14:paraId="2839C288" w14:textId="77777777" w:rsidR="00222437" w:rsidRDefault="00222437" w:rsidP="00222437">
      <w:r w:rsidRPr="00595F38">
        <w:t xml:space="preserve">Our website </w:t>
      </w:r>
      <w:r>
        <w:t>follows a shallow hierarchy design.</w:t>
      </w:r>
      <w:r w:rsidRPr="00595F38">
        <w:t xml:space="preserve"> </w:t>
      </w:r>
      <w:r>
        <w:t xml:space="preserve">From the home page, the user </w:t>
      </w:r>
      <w:r w:rsidRPr="00595F38">
        <w:t xml:space="preserve">will be able to navigate to all the parts of the website. The home page offers a clickable area in the center that directs </w:t>
      </w:r>
      <w:r>
        <w:t>a</w:t>
      </w:r>
      <w:r w:rsidRPr="00595F38">
        <w:t xml:space="preserve"> </w:t>
      </w:r>
      <w:r>
        <w:t>user</w:t>
      </w:r>
      <w:r w:rsidRPr="00595F38">
        <w:t xml:space="preserve"> to </w:t>
      </w:r>
      <w:r>
        <w:t>one of the seven continents page. In</w:t>
      </w:r>
      <w:r w:rsidRPr="00595F38">
        <w:t xml:space="preserve"> addition</w:t>
      </w:r>
      <w:r>
        <w:t xml:space="preserve"> to this</w:t>
      </w:r>
      <w:r w:rsidRPr="00595F38">
        <w:t xml:space="preserve">, </w:t>
      </w:r>
      <w:r>
        <w:t>navigation bar</w:t>
      </w:r>
      <w:r w:rsidRPr="00595F38">
        <w:t xml:space="preserve"> can </w:t>
      </w:r>
      <w:r>
        <w:t>lead users to a page with all the recipes available, organized by continent</w:t>
      </w:r>
      <w:r w:rsidRPr="00595F38">
        <w:t xml:space="preserve">. </w:t>
      </w:r>
    </w:p>
    <w:p w14:paraId="4AE8A06A" w14:textId="77777777" w:rsidR="00222437" w:rsidRDefault="00222437" w:rsidP="00222437"/>
    <w:p w14:paraId="595EE783" w14:textId="77777777" w:rsidR="00222437" w:rsidRPr="00595F38" w:rsidRDefault="00222437" w:rsidP="00222437">
      <w:r w:rsidRPr="00595F38">
        <w:t xml:space="preserve">The continents page and list view page will </w:t>
      </w:r>
      <w:r>
        <w:t>lead</w:t>
      </w:r>
      <w:r w:rsidRPr="00595F38">
        <w:t xml:space="preserve"> </w:t>
      </w:r>
      <w:r>
        <w:t>the user</w:t>
      </w:r>
      <w:r w:rsidRPr="00595F38">
        <w:t xml:space="preserve"> to the lowest level of our website --- the recipes page. We strive to design an easy-to-navigate website that allows the visitors to</w:t>
      </w:r>
      <w:r>
        <w:t xml:space="preserve"> find the information they want.</w:t>
      </w:r>
    </w:p>
    <w:p w14:paraId="28E460BC" w14:textId="77777777" w:rsidR="00222437" w:rsidRPr="00595F38" w:rsidRDefault="00222437" w:rsidP="00222437">
      <w:r w:rsidRPr="00595F38">
        <w:rPr>
          <w:noProof/>
          <w:lang w:eastAsia="en-CA"/>
        </w:rPr>
        <w:lastRenderedPageBreak/>
        <w:drawing>
          <wp:inline distT="0" distB="0" distL="0" distR="0" wp14:anchorId="6DED263F" wp14:editId="3DE13619">
            <wp:extent cx="5660868" cy="8039098"/>
            <wp:effectExtent l="0" t="0" r="0" b="0"/>
            <wp:docPr id="15334825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5660868" cy="8039098"/>
                    </a:xfrm>
                    <a:prstGeom prst="rect">
                      <a:avLst/>
                    </a:prstGeom>
                  </pic:spPr>
                </pic:pic>
              </a:graphicData>
            </a:graphic>
          </wp:inline>
        </w:drawing>
      </w:r>
    </w:p>
    <w:p w14:paraId="5C5FE576" w14:textId="77777777" w:rsidR="00222437" w:rsidRPr="00595F38" w:rsidRDefault="00222437" w:rsidP="00222437"/>
    <w:p w14:paraId="65F2BF8C" w14:textId="77777777" w:rsidR="00222437" w:rsidRPr="00412721" w:rsidRDefault="00222437" w:rsidP="00412721">
      <w:pPr>
        <w:rPr>
          <w:b/>
        </w:rPr>
      </w:pPr>
      <w:bookmarkStart w:id="93" w:name="_Toc473828427"/>
      <w:bookmarkStart w:id="94" w:name="_Toc475051579"/>
      <w:r w:rsidRPr="00412721">
        <w:rPr>
          <w:b/>
        </w:rPr>
        <w:t xml:space="preserve">Page </w:t>
      </w:r>
      <w:r w:rsidRPr="00412721">
        <w:rPr>
          <w:rFonts w:hint="eastAsia"/>
          <w:b/>
        </w:rPr>
        <w:t>Layout</w:t>
      </w:r>
      <w:bookmarkEnd w:id="93"/>
      <w:bookmarkEnd w:id="94"/>
    </w:p>
    <w:p w14:paraId="2CAB5C57" w14:textId="77777777" w:rsidR="00222437" w:rsidRDefault="00222437" w:rsidP="00222437">
      <w:r w:rsidRPr="00412500">
        <w:t>Our website will have 8 types of pages: the home page, list view page, contact page, forum page, forum post page, log in page, con</w:t>
      </w:r>
      <w:r>
        <w:t>tinent view page and the recipe</w:t>
      </w:r>
      <w:r w:rsidRPr="00412500">
        <w:t xml:space="preserve"> page. All the pages will employ a single</w:t>
      </w:r>
      <w:r>
        <w:t xml:space="preserve"> to three</w:t>
      </w:r>
      <w:r w:rsidRPr="00412500">
        <w:t xml:space="preserve"> column design for simplicity and visual continuity. </w:t>
      </w:r>
    </w:p>
    <w:p w14:paraId="45024075" w14:textId="77777777" w:rsidR="00222437" w:rsidRDefault="00222437" w:rsidP="00222437"/>
    <w:p w14:paraId="026FB3F5" w14:textId="77777777" w:rsidR="00222437" w:rsidRPr="00412500" w:rsidRDefault="00222437" w:rsidP="00222437">
      <w:r>
        <w:t>For responsiveness and a fluid-width layout, we will be using Bootstrap as a framework.</w:t>
      </w:r>
    </w:p>
    <w:p w14:paraId="12575D41" w14:textId="77777777" w:rsidR="00222437" w:rsidRPr="00412500" w:rsidRDefault="00222437" w:rsidP="00222437"/>
    <w:p w14:paraId="3CA13047" w14:textId="77777777" w:rsidR="00222437" w:rsidRPr="00412500" w:rsidRDefault="00222437" w:rsidP="00222437">
      <w:r>
        <w:t>Print layouts will include all content minus images, the navigation bar, and the footer.</w:t>
      </w:r>
    </w:p>
    <w:p w14:paraId="0EC5DDFA" w14:textId="77777777" w:rsidR="00222437" w:rsidRPr="00412500" w:rsidRDefault="00222437" w:rsidP="00222437"/>
    <w:p w14:paraId="57E16C8D" w14:textId="77777777" w:rsidR="00222437" w:rsidRPr="00412500" w:rsidRDefault="00222437" w:rsidP="00222437">
      <w:r w:rsidRPr="00412500">
        <w:t xml:space="preserve">We used Visio to create the wireframe for all the pages as listed below: </w:t>
      </w:r>
    </w:p>
    <w:p w14:paraId="7E0E47EB" w14:textId="77777777" w:rsidR="00222437" w:rsidRPr="00BD65D2" w:rsidRDefault="00222437" w:rsidP="00BD65D2">
      <w:bookmarkStart w:id="95" w:name="_Toc473828428"/>
      <w:bookmarkStart w:id="96" w:name="_Toc475051580"/>
      <w:r w:rsidRPr="00BD65D2">
        <w:t>2.1 Home Page</w:t>
      </w:r>
      <w:bookmarkEnd w:id="95"/>
      <w:bookmarkEnd w:id="96"/>
    </w:p>
    <w:p w14:paraId="04E9F564" w14:textId="77777777" w:rsidR="00222437" w:rsidRPr="00595F38" w:rsidRDefault="00222437" w:rsidP="00222437">
      <w:r w:rsidRPr="00595F38">
        <w:rPr>
          <w:noProof/>
          <w:lang w:eastAsia="en-CA"/>
        </w:rPr>
        <w:drawing>
          <wp:inline distT="0" distB="0" distL="0" distR="0" wp14:anchorId="03E536A0" wp14:editId="4F225FDD">
            <wp:extent cx="6092525" cy="3413125"/>
            <wp:effectExtent l="0" t="0" r="3810" b="0"/>
            <wp:docPr id="2064228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097256" cy="3415776"/>
                    </a:xfrm>
                    <a:prstGeom prst="rect">
                      <a:avLst/>
                    </a:prstGeom>
                  </pic:spPr>
                </pic:pic>
              </a:graphicData>
            </a:graphic>
          </wp:inline>
        </w:drawing>
      </w:r>
    </w:p>
    <w:p w14:paraId="1E77A9EA" w14:textId="77777777" w:rsidR="00222437" w:rsidRPr="00595F38" w:rsidRDefault="00222437" w:rsidP="00222437"/>
    <w:p w14:paraId="6FBE2C67" w14:textId="51AE25C3" w:rsidR="00222437" w:rsidRPr="00595F38" w:rsidRDefault="00222437" w:rsidP="00222437">
      <w:r w:rsidRPr="00595F38">
        <w:br w:type="page"/>
      </w:r>
    </w:p>
    <w:p w14:paraId="6DBA66AC" w14:textId="68273CE6" w:rsidR="00222437" w:rsidRPr="00C71EE6" w:rsidRDefault="00222437" w:rsidP="00C71EE6">
      <w:pPr>
        <w:rPr>
          <w:b/>
        </w:rPr>
      </w:pPr>
      <w:bookmarkStart w:id="97" w:name="_Toc473828429"/>
      <w:bookmarkStart w:id="98" w:name="_Toc475051581"/>
      <w:r w:rsidRPr="00C71EE6">
        <w:rPr>
          <w:b/>
        </w:rPr>
        <w:lastRenderedPageBreak/>
        <w:t>2.2 List View Page</w:t>
      </w:r>
      <w:bookmarkEnd w:id="97"/>
      <w:bookmarkEnd w:id="98"/>
      <w:r w:rsidR="006B3A1F">
        <w:rPr>
          <w:b/>
        </w:rPr>
        <w:t xml:space="preserve">  </w:t>
      </w:r>
    </w:p>
    <w:p w14:paraId="2301CD0C" w14:textId="77777777" w:rsidR="00222437" w:rsidRDefault="00222437" w:rsidP="00222437">
      <w:r w:rsidRPr="00595F38">
        <w:rPr>
          <w:noProof/>
          <w:lang w:eastAsia="en-CA"/>
        </w:rPr>
        <w:drawing>
          <wp:inline distT="0" distB="0" distL="0" distR="0" wp14:anchorId="7B53409B" wp14:editId="43E26D66">
            <wp:extent cx="6204857" cy="3490231"/>
            <wp:effectExtent l="0" t="0" r="5715" b="0"/>
            <wp:docPr id="2027960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4857" cy="3490231"/>
                    </a:xfrm>
                    <a:prstGeom prst="rect">
                      <a:avLst/>
                    </a:prstGeom>
                  </pic:spPr>
                </pic:pic>
              </a:graphicData>
            </a:graphic>
          </wp:inline>
        </w:drawing>
      </w:r>
    </w:p>
    <w:p w14:paraId="172402E1" w14:textId="77777777" w:rsidR="00222437" w:rsidRDefault="00222437" w:rsidP="00222437"/>
    <w:p w14:paraId="5B8F2A15" w14:textId="77777777" w:rsidR="00222437" w:rsidRPr="00595F38" w:rsidRDefault="00222437" w:rsidP="00222437">
      <w:bookmarkStart w:id="99" w:name="_Toc473828430"/>
      <w:r w:rsidRPr="006B3A1F">
        <w:rPr>
          <w:rFonts w:cstheme="majorBidi"/>
          <w:b/>
          <w:bCs/>
        </w:rPr>
        <w:t>2.3 Contact Page</w:t>
      </w:r>
      <w:r w:rsidRPr="00595F38">
        <w:rPr>
          <w:noProof/>
          <w:lang w:eastAsia="en-CA"/>
        </w:rPr>
        <w:drawing>
          <wp:inline distT="0" distB="0" distL="0" distR="0" wp14:anchorId="608BBBE4" wp14:editId="6BB411DC">
            <wp:extent cx="6152606" cy="3460841"/>
            <wp:effectExtent l="0" t="0" r="635" b="6350"/>
            <wp:docPr id="2139115016"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2606" cy="3460841"/>
                    </a:xfrm>
                    <a:prstGeom prst="rect">
                      <a:avLst/>
                    </a:prstGeom>
                  </pic:spPr>
                </pic:pic>
              </a:graphicData>
            </a:graphic>
          </wp:inline>
        </w:drawing>
      </w:r>
      <w:bookmarkEnd w:id="99"/>
    </w:p>
    <w:p w14:paraId="4B91019A" w14:textId="77777777" w:rsidR="006B3A1F" w:rsidRDefault="006B3A1F" w:rsidP="006B3A1F">
      <w:pPr>
        <w:rPr>
          <w:rFonts w:eastAsia="Arial,宋体"/>
        </w:rPr>
      </w:pPr>
      <w:bookmarkStart w:id="100" w:name="_Toc473828431"/>
      <w:bookmarkStart w:id="101" w:name="_Toc475051582"/>
    </w:p>
    <w:p w14:paraId="1E4E5840" w14:textId="0A21BE5F" w:rsidR="00222437" w:rsidRPr="006B3A1F" w:rsidRDefault="00222437" w:rsidP="006B3A1F">
      <w:pPr>
        <w:rPr>
          <w:b/>
        </w:rPr>
      </w:pPr>
      <w:r w:rsidRPr="006B3A1F">
        <w:rPr>
          <w:rFonts w:eastAsia="Arial,宋体"/>
          <w:b/>
        </w:rPr>
        <w:lastRenderedPageBreak/>
        <w:t xml:space="preserve">2.4 </w:t>
      </w:r>
      <w:r w:rsidRPr="006B3A1F">
        <w:rPr>
          <w:b/>
        </w:rPr>
        <w:t>Forum Page</w:t>
      </w:r>
      <w:bookmarkEnd w:id="100"/>
      <w:bookmarkEnd w:id="101"/>
    </w:p>
    <w:p w14:paraId="3E9C42F3" w14:textId="77777777" w:rsidR="00222437" w:rsidRDefault="00222437" w:rsidP="00222437">
      <w:r w:rsidRPr="00595F38">
        <w:rPr>
          <w:noProof/>
          <w:lang w:eastAsia="en-CA"/>
        </w:rPr>
        <w:drawing>
          <wp:inline distT="0" distB="0" distL="0" distR="0" wp14:anchorId="761E24AC" wp14:editId="7D71CF25">
            <wp:extent cx="6246949" cy="3513909"/>
            <wp:effectExtent l="0" t="0" r="1905" b="0"/>
            <wp:docPr id="6156808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1794" cy="3522259"/>
                    </a:xfrm>
                    <a:prstGeom prst="rect">
                      <a:avLst/>
                    </a:prstGeom>
                  </pic:spPr>
                </pic:pic>
              </a:graphicData>
            </a:graphic>
          </wp:inline>
        </w:drawing>
      </w:r>
    </w:p>
    <w:p w14:paraId="0BC14ADC" w14:textId="77777777" w:rsidR="00222437" w:rsidRPr="006B3A1F" w:rsidRDefault="00222437" w:rsidP="006B3A1F">
      <w:pPr>
        <w:rPr>
          <w:rFonts w:eastAsia="Arial,宋体"/>
          <w:b/>
        </w:rPr>
      </w:pPr>
      <w:bookmarkStart w:id="102" w:name="_Toc473828432"/>
      <w:bookmarkStart w:id="103" w:name="_Toc475051583"/>
      <w:r w:rsidRPr="006B3A1F">
        <w:rPr>
          <w:rFonts w:eastAsia="Arial,宋体"/>
          <w:b/>
        </w:rPr>
        <w:t xml:space="preserve">2.5 </w:t>
      </w:r>
      <w:r w:rsidRPr="006B3A1F">
        <w:rPr>
          <w:b/>
        </w:rPr>
        <w:t>Forum Post</w:t>
      </w:r>
      <w:bookmarkEnd w:id="102"/>
      <w:bookmarkEnd w:id="103"/>
    </w:p>
    <w:p w14:paraId="11618097" w14:textId="77777777" w:rsidR="00222437" w:rsidRPr="00595F38" w:rsidRDefault="00222437" w:rsidP="00222437">
      <w:r w:rsidRPr="00595F38">
        <w:rPr>
          <w:noProof/>
          <w:lang w:eastAsia="en-CA"/>
        </w:rPr>
        <w:drawing>
          <wp:inline distT="0" distB="0" distL="0" distR="0" wp14:anchorId="1224B79B" wp14:editId="25A45DD9">
            <wp:extent cx="6316616" cy="3553098"/>
            <wp:effectExtent l="0" t="0" r="8255" b="9525"/>
            <wp:docPr id="18272726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7547" cy="3559246"/>
                    </a:xfrm>
                    <a:prstGeom prst="rect">
                      <a:avLst/>
                    </a:prstGeom>
                  </pic:spPr>
                </pic:pic>
              </a:graphicData>
            </a:graphic>
          </wp:inline>
        </w:drawing>
      </w:r>
    </w:p>
    <w:p w14:paraId="648EC9D7" w14:textId="77777777" w:rsidR="00222437" w:rsidRPr="00595F38" w:rsidRDefault="00222437" w:rsidP="00222437">
      <w:r w:rsidRPr="00595F38">
        <w:br w:type="page"/>
      </w:r>
    </w:p>
    <w:p w14:paraId="54E224A8" w14:textId="77777777" w:rsidR="00222437" w:rsidRPr="006B3A1F" w:rsidRDefault="00222437" w:rsidP="006B3A1F">
      <w:pPr>
        <w:rPr>
          <w:b/>
        </w:rPr>
      </w:pPr>
      <w:bookmarkStart w:id="104" w:name="_Toc473828433"/>
      <w:bookmarkStart w:id="105" w:name="_Toc475051584"/>
      <w:r w:rsidRPr="006B3A1F">
        <w:rPr>
          <w:b/>
        </w:rPr>
        <w:lastRenderedPageBreak/>
        <w:t>2.6 Login Page</w:t>
      </w:r>
      <w:bookmarkEnd w:id="104"/>
      <w:bookmarkEnd w:id="105"/>
    </w:p>
    <w:p w14:paraId="02A51BEC" w14:textId="77777777" w:rsidR="00222437" w:rsidRPr="00595F38" w:rsidRDefault="00222437" w:rsidP="00222437">
      <w:r w:rsidRPr="00595F38">
        <w:rPr>
          <w:noProof/>
          <w:lang w:eastAsia="en-CA"/>
        </w:rPr>
        <w:drawing>
          <wp:inline distT="0" distB="0" distL="0" distR="0" wp14:anchorId="2DB10B93" wp14:editId="77F78F60">
            <wp:extent cx="6265333" cy="3524250"/>
            <wp:effectExtent l="0" t="0" r="2540" b="0"/>
            <wp:docPr id="632594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7205" cy="3525303"/>
                    </a:xfrm>
                    <a:prstGeom prst="rect">
                      <a:avLst/>
                    </a:prstGeom>
                  </pic:spPr>
                </pic:pic>
              </a:graphicData>
            </a:graphic>
          </wp:inline>
        </w:drawing>
      </w:r>
    </w:p>
    <w:p w14:paraId="132CECE0" w14:textId="77777777" w:rsidR="00222437" w:rsidRPr="00595F38" w:rsidRDefault="00222437" w:rsidP="00222437"/>
    <w:p w14:paraId="42077172" w14:textId="77777777" w:rsidR="00280C18" w:rsidRDefault="00280C18" w:rsidP="006B3A1F">
      <w:pPr>
        <w:rPr>
          <w:rFonts w:eastAsia="Arial,宋体"/>
        </w:rPr>
      </w:pPr>
      <w:bookmarkStart w:id="106" w:name="_Toc473828434"/>
      <w:bookmarkStart w:id="107" w:name="_Toc475051585"/>
    </w:p>
    <w:p w14:paraId="090EB9CF" w14:textId="77777777" w:rsidR="00280C18" w:rsidRDefault="00280C18" w:rsidP="006B3A1F">
      <w:pPr>
        <w:rPr>
          <w:rFonts w:eastAsia="Arial,宋体"/>
        </w:rPr>
      </w:pPr>
    </w:p>
    <w:p w14:paraId="7B710103" w14:textId="77777777" w:rsidR="00280C18" w:rsidRDefault="00280C18" w:rsidP="006B3A1F">
      <w:pPr>
        <w:rPr>
          <w:rFonts w:eastAsia="Arial,宋体"/>
        </w:rPr>
      </w:pPr>
    </w:p>
    <w:p w14:paraId="08388B57" w14:textId="77777777" w:rsidR="00280C18" w:rsidRDefault="00280C18" w:rsidP="006B3A1F">
      <w:pPr>
        <w:rPr>
          <w:rFonts w:eastAsia="Arial,宋体"/>
        </w:rPr>
      </w:pPr>
    </w:p>
    <w:p w14:paraId="2C92EDC7" w14:textId="77777777" w:rsidR="00280C18" w:rsidRDefault="00280C18" w:rsidP="006B3A1F">
      <w:pPr>
        <w:rPr>
          <w:rFonts w:eastAsia="Arial,宋体"/>
        </w:rPr>
      </w:pPr>
    </w:p>
    <w:p w14:paraId="18A94F76" w14:textId="77777777" w:rsidR="00280C18" w:rsidRDefault="00280C18" w:rsidP="006B3A1F">
      <w:pPr>
        <w:rPr>
          <w:rFonts w:eastAsia="Arial,宋体"/>
        </w:rPr>
      </w:pPr>
    </w:p>
    <w:p w14:paraId="44B8253A" w14:textId="77777777" w:rsidR="00280C18" w:rsidRDefault="00280C18" w:rsidP="006B3A1F">
      <w:pPr>
        <w:rPr>
          <w:rFonts w:eastAsia="Arial,宋体"/>
        </w:rPr>
      </w:pPr>
    </w:p>
    <w:p w14:paraId="282E2244" w14:textId="77777777" w:rsidR="00280C18" w:rsidRDefault="00280C18" w:rsidP="006B3A1F">
      <w:pPr>
        <w:rPr>
          <w:rFonts w:eastAsia="Arial,宋体"/>
        </w:rPr>
      </w:pPr>
    </w:p>
    <w:p w14:paraId="54411D58" w14:textId="77777777" w:rsidR="00280C18" w:rsidRDefault="00280C18" w:rsidP="006B3A1F">
      <w:pPr>
        <w:rPr>
          <w:rFonts w:eastAsia="Arial,宋体"/>
        </w:rPr>
      </w:pPr>
    </w:p>
    <w:p w14:paraId="2EB0932A" w14:textId="77777777" w:rsidR="00280C18" w:rsidRDefault="00280C18" w:rsidP="006B3A1F">
      <w:pPr>
        <w:rPr>
          <w:rFonts w:eastAsia="Arial,宋体"/>
        </w:rPr>
      </w:pPr>
    </w:p>
    <w:p w14:paraId="78630722" w14:textId="77777777" w:rsidR="00280C18" w:rsidRDefault="00280C18" w:rsidP="006B3A1F">
      <w:pPr>
        <w:rPr>
          <w:rFonts w:eastAsia="Arial,宋体"/>
        </w:rPr>
      </w:pPr>
    </w:p>
    <w:p w14:paraId="7AA096CC" w14:textId="77777777" w:rsidR="00280C18" w:rsidRDefault="00280C18" w:rsidP="006B3A1F">
      <w:pPr>
        <w:rPr>
          <w:rFonts w:eastAsia="Arial,宋体"/>
        </w:rPr>
      </w:pPr>
    </w:p>
    <w:p w14:paraId="2FC91D21" w14:textId="3580B442" w:rsidR="00280C18" w:rsidRDefault="00280C18" w:rsidP="006B3A1F">
      <w:pPr>
        <w:rPr>
          <w:rFonts w:eastAsia="Arial,宋体"/>
        </w:rPr>
      </w:pPr>
      <w:r>
        <w:rPr>
          <w:rFonts w:eastAsia="Arial,宋体"/>
        </w:rPr>
        <w:t xml:space="preserve"> </w:t>
      </w:r>
    </w:p>
    <w:p w14:paraId="3D881370" w14:textId="0A388631" w:rsidR="00222437" w:rsidRPr="00280C18" w:rsidRDefault="00222437" w:rsidP="006B3A1F">
      <w:pPr>
        <w:rPr>
          <w:rFonts w:eastAsia="Arial,宋体"/>
          <w:b/>
        </w:rPr>
      </w:pPr>
      <w:r w:rsidRPr="00280C18">
        <w:rPr>
          <w:rFonts w:eastAsia="Arial,宋体"/>
          <w:b/>
        </w:rPr>
        <w:t xml:space="preserve">2.7 </w:t>
      </w:r>
      <w:r w:rsidRPr="00280C18">
        <w:rPr>
          <w:b/>
        </w:rPr>
        <w:t>Continent Grid View</w:t>
      </w:r>
      <w:bookmarkEnd w:id="106"/>
      <w:bookmarkEnd w:id="107"/>
    </w:p>
    <w:p w14:paraId="285E73CD" w14:textId="77777777" w:rsidR="00222437" w:rsidRPr="00595F38" w:rsidRDefault="00222437" w:rsidP="00222437">
      <w:r w:rsidRPr="00595F38">
        <w:rPr>
          <w:noProof/>
          <w:lang w:eastAsia="en-CA"/>
        </w:rPr>
        <w:lastRenderedPageBreak/>
        <w:drawing>
          <wp:inline distT="0" distB="0" distL="0" distR="0" wp14:anchorId="6C6591EB" wp14:editId="7A670218">
            <wp:extent cx="5985748" cy="6515100"/>
            <wp:effectExtent l="0" t="0" r="0" b="0"/>
            <wp:docPr id="2146351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94132" cy="6524226"/>
                    </a:xfrm>
                    <a:prstGeom prst="rect">
                      <a:avLst/>
                    </a:prstGeom>
                  </pic:spPr>
                </pic:pic>
              </a:graphicData>
            </a:graphic>
          </wp:inline>
        </w:drawing>
      </w:r>
    </w:p>
    <w:p w14:paraId="4A8D3738" w14:textId="77777777" w:rsidR="00222437" w:rsidRPr="00595F38" w:rsidRDefault="00222437" w:rsidP="00222437"/>
    <w:p w14:paraId="268C3E94" w14:textId="5CC85AC9" w:rsidR="00222437" w:rsidRDefault="00222437" w:rsidP="00280C18">
      <w:pPr>
        <w:rPr>
          <w:b/>
        </w:rPr>
      </w:pPr>
    </w:p>
    <w:p w14:paraId="0D4FCBD5" w14:textId="494B52B1" w:rsidR="00E726BE" w:rsidRDefault="00E726BE" w:rsidP="00280C18">
      <w:pPr>
        <w:rPr>
          <w:b/>
        </w:rPr>
      </w:pPr>
    </w:p>
    <w:p w14:paraId="69B01F7F" w14:textId="24B54B1E" w:rsidR="00E726BE" w:rsidRDefault="00E726BE" w:rsidP="00280C18">
      <w:pPr>
        <w:rPr>
          <w:b/>
        </w:rPr>
      </w:pPr>
    </w:p>
    <w:p w14:paraId="5A0F7AAA" w14:textId="77777777" w:rsidR="00E726BE" w:rsidRPr="00280C18" w:rsidRDefault="00E726BE" w:rsidP="00280C18">
      <w:pPr>
        <w:rPr>
          <w:b/>
        </w:rPr>
      </w:pPr>
    </w:p>
    <w:p w14:paraId="6D49886F" w14:textId="77777777" w:rsidR="00222437" w:rsidRPr="00280C18" w:rsidRDefault="00222437" w:rsidP="00280C18">
      <w:pPr>
        <w:rPr>
          <w:b/>
        </w:rPr>
      </w:pPr>
      <w:bookmarkStart w:id="108" w:name="_Toc473828435"/>
      <w:bookmarkStart w:id="109" w:name="_Toc475051586"/>
      <w:r w:rsidRPr="00280C18">
        <w:rPr>
          <w:rFonts w:eastAsia="Arial,宋体"/>
          <w:b/>
        </w:rPr>
        <w:t xml:space="preserve">2.8 </w:t>
      </w:r>
      <w:r w:rsidRPr="00280C18">
        <w:rPr>
          <w:b/>
        </w:rPr>
        <w:t>Recipe Page</w:t>
      </w:r>
      <w:bookmarkEnd w:id="108"/>
      <w:bookmarkEnd w:id="109"/>
    </w:p>
    <w:p w14:paraId="3903EDE8" w14:textId="77777777" w:rsidR="00222437" w:rsidRPr="00595F38" w:rsidRDefault="00222437" w:rsidP="00222437">
      <w:r w:rsidRPr="00595F38">
        <w:rPr>
          <w:noProof/>
          <w:lang w:eastAsia="en-CA"/>
        </w:rPr>
        <w:lastRenderedPageBreak/>
        <w:drawing>
          <wp:inline distT="0" distB="0" distL="0" distR="0" wp14:anchorId="6AD62A8F" wp14:editId="107F8FF4">
            <wp:extent cx="6266835" cy="6582232"/>
            <wp:effectExtent l="0" t="0" r="635" b="9525"/>
            <wp:docPr id="1787199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277547" cy="6593483"/>
                    </a:xfrm>
                    <a:prstGeom prst="rect">
                      <a:avLst/>
                    </a:prstGeom>
                  </pic:spPr>
                </pic:pic>
              </a:graphicData>
            </a:graphic>
          </wp:inline>
        </w:drawing>
      </w:r>
    </w:p>
    <w:p w14:paraId="06705983" w14:textId="70161D00" w:rsidR="00222437" w:rsidRPr="00595F38" w:rsidRDefault="00222437" w:rsidP="00222437"/>
    <w:p w14:paraId="1F26A4AC" w14:textId="77777777" w:rsidR="00222437" w:rsidRPr="00280C18" w:rsidRDefault="00222437" w:rsidP="00280C18">
      <w:pPr>
        <w:rPr>
          <w:b/>
        </w:rPr>
      </w:pPr>
      <w:bookmarkStart w:id="110" w:name="_Toc473828436"/>
      <w:bookmarkStart w:id="111" w:name="_Toc475051587"/>
      <w:r w:rsidRPr="00280C18">
        <w:rPr>
          <w:b/>
        </w:rPr>
        <w:t>Color Scheme</w:t>
      </w:r>
      <w:bookmarkEnd w:id="110"/>
      <w:bookmarkEnd w:id="111"/>
    </w:p>
    <w:p w14:paraId="28882929" w14:textId="34244B9F" w:rsidR="00222437" w:rsidRDefault="00222437" w:rsidP="00222437">
      <w:r w:rsidRPr="00595F38">
        <w:t xml:space="preserve">Due to the nature of our website, we plan to direct the </w:t>
      </w:r>
      <w:r w:rsidR="00E726BE" w:rsidRPr="00595F38">
        <w:t>visitor’s</w:t>
      </w:r>
      <w:r w:rsidRPr="00595F38">
        <w:t xml:space="preserve"> attention to the images of dishes by supporting our colorful dish images with a white background. For the main theme, we have decided to use a serial of colors shown below. These </w:t>
      </w:r>
      <w:r>
        <w:t xml:space="preserve">earthly </w:t>
      </w:r>
      <w:r w:rsidRPr="00595F38">
        <w:t xml:space="preserve">colors are not bright </w:t>
      </w:r>
      <w:r>
        <w:t xml:space="preserve">enough to steal attention from our dishes; they </w:t>
      </w:r>
      <w:r w:rsidRPr="00595F38">
        <w:t xml:space="preserve">provide a warm atmosphere which is ideal for food </w:t>
      </w:r>
      <w:r>
        <w:t>and is consistent with the dish per continent format</w:t>
      </w:r>
      <w:r w:rsidRPr="00595F38">
        <w:t xml:space="preserve">. </w:t>
      </w:r>
    </w:p>
    <w:p w14:paraId="0A9FD919" w14:textId="77777777" w:rsidR="00222437" w:rsidRDefault="00222437" w:rsidP="00222437"/>
    <w:p w14:paraId="31584756" w14:textId="77777777" w:rsidR="00222437" w:rsidRDefault="00222437" w:rsidP="00222437">
      <w:r w:rsidRPr="00595F38">
        <w:t xml:space="preserve">These colors will mainly be </w:t>
      </w:r>
      <w:r>
        <w:t>used on our logo, and to accent the webpage.</w:t>
      </w:r>
    </w:p>
    <w:p w14:paraId="22B56B03" w14:textId="77777777" w:rsidR="00222437" w:rsidRPr="00595F38" w:rsidRDefault="00222437" w:rsidP="00222437"/>
    <w:p w14:paraId="24D7117B" w14:textId="77777777" w:rsidR="00222437" w:rsidRPr="00595F38" w:rsidRDefault="00222437" w:rsidP="00222437">
      <w:r w:rsidRPr="00595F38">
        <w:rPr>
          <w:noProof/>
          <w:lang w:eastAsia="en-CA"/>
        </w:rPr>
        <w:drawing>
          <wp:inline distT="0" distB="0" distL="0" distR="0" wp14:anchorId="68313891" wp14:editId="4353F309">
            <wp:extent cx="6533784" cy="2162175"/>
            <wp:effectExtent l="0" t="0" r="0" b="0"/>
            <wp:docPr id="1905119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533784" cy="2162175"/>
                    </a:xfrm>
                    <a:prstGeom prst="rect">
                      <a:avLst/>
                    </a:prstGeom>
                  </pic:spPr>
                </pic:pic>
              </a:graphicData>
            </a:graphic>
          </wp:inline>
        </w:drawing>
      </w:r>
    </w:p>
    <w:p w14:paraId="69C668C8" w14:textId="77777777" w:rsidR="00222437" w:rsidRPr="00595F38" w:rsidRDefault="00222437" w:rsidP="00222437"/>
    <w:p w14:paraId="7BAEBD55" w14:textId="77777777" w:rsidR="00222437" w:rsidRPr="00280C18" w:rsidRDefault="00222437" w:rsidP="00280C18">
      <w:pPr>
        <w:rPr>
          <w:b/>
        </w:rPr>
      </w:pPr>
      <w:bookmarkStart w:id="112" w:name="_Toc473828437"/>
      <w:bookmarkStart w:id="113" w:name="_Toc475051588"/>
      <w:r w:rsidRPr="00280C18">
        <w:rPr>
          <w:b/>
        </w:rPr>
        <w:t>Reasons and Best Practices</w:t>
      </w:r>
      <w:bookmarkEnd w:id="112"/>
      <w:bookmarkEnd w:id="113"/>
    </w:p>
    <w:p w14:paraId="79A26FAB" w14:textId="77777777" w:rsidR="00222437" w:rsidRDefault="00222437" w:rsidP="00222437">
      <w:r w:rsidRPr="00595F38">
        <w:t xml:space="preserve">Our webpage is designed to be </w:t>
      </w:r>
      <w:r>
        <w:t>minimalistic</w:t>
      </w:r>
      <w:r w:rsidRPr="00595F38">
        <w:t xml:space="preserve">, so any user can navigate and find information with ease. </w:t>
      </w:r>
      <w:r>
        <w:t>In accordance with this principle, the one to three column design with Bootstrap keeps the user easily focused on what is in front of them; a user can find any recipe within three clicks</w:t>
      </w:r>
      <w:r w:rsidRPr="00595F38">
        <w:t xml:space="preserve">. </w:t>
      </w:r>
    </w:p>
    <w:p w14:paraId="67A2F4D2" w14:textId="77777777" w:rsidR="00222437" w:rsidRDefault="00222437" w:rsidP="00222437"/>
    <w:p w14:paraId="7197064F" w14:textId="77777777" w:rsidR="00222437" w:rsidRPr="00595F38" w:rsidRDefault="00222437" w:rsidP="00222437">
      <w:r w:rsidRPr="00595F38">
        <w:t xml:space="preserve">Accessibility is another important aspect of our website. We </w:t>
      </w:r>
      <w:r>
        <w:t>will code following all W3C guidelines for accessibility.</w:t>
      </w:r>
      <w:r w:rsidRPr="00595F38">
        <w:t xml:space="preserve"> </w:t>
      </w:r>
    </w:p>
    <w:p w14:paraId="49DA05BA" w14:textId="0BFE7D76" w:rsidR="00222437" w:rsidRDefault="00222437" w:rsidP="00222437">
      <w:pPr>
        <w:rPr>
          <w:rFonts w:ascii="Helvetica" w:hAnsi="Helvetica"/>
        </w:rPr>
      </w:pPr>
    </w:p>
    <w:p w14:paraId="3D1FDC81" w14:textId="0A5B0307" w:rsidR="00E726BE" w:rsidRDefault="00E726BE" w:rsidP="00222437">
      <w:pPr>
        <w:rPr>
          <w:rFonts w:ascii="Helvetica" w:hAnsi="Helvetica"/>
        </w:rPr>
      </w:pPr>
    </w:p>
    <w:p w14:paraId="608FE5EE" w14:textId="0B74B2C2" w:rsidR="00E726BE" w:rsidRDefault="00E726BE" w:rsidP="00222437">
      <w:pPr>
        <w:rPr>
          <w:rFonts w:ascii="Helvetica" w:hAnsi="Helvetica"/>
        </w:rPr>
      </w:pPr>
    </w:p>
    <w:p w14:paraId="16FA610B" w14:textId="1E69AF0D" w:rsidR="00E726BE" w:rsidRDefault="00E726BE" w:rsidP="00222437">
      <w:pPr>
        <w:rPr>
          <w:rFonts w:ascii="Helvetica" w:hAnsi="Helvetica"/>
        </w:rPr>
      </w:pPr>
    </w:p>
    <w:p w14:paraId="576D4735" w14:textId="1651B305" w:rsidR="00E726BE" w:rsidRDefault="00E726BE" w:rsidP="00222437">
      <w:pPr>
        <w:rPr>
          <w:rFonts w:ascii="Helvetica" w:hAnsi="Helvetica"/>
        </w:rPr>
      </w:pPr>
    </w:p>
    <w:p w14:paraId="2474C925" w14:textId="21F58453" w:rsidR="004C63A5" w:rsidRDefault="004C63A5" w:rsidP="0009220E"/>
    <w:p w14:paraId="62E23A78" w14:textId="1BE9F107" w:rsidR="001B048D" w:rsidRDefault="001B048D" w:rsidP="0009220E"/>
    <w:p w14:paraId="78D04E70" w14:textId="6A5E2807" w:rsidR="001B048D" w:rsidRDefault="001B048D" w:rsidP="0009220E"/>
    <w:p w14:paraId="393292CC" w14:textId="6436786B" w:rsidR="001B048D" w:rsidRDefault="001B048D" w:rsidP="0009220E"/>
    <w:p w14:paraId="18B698AF" w14:textId="300C360F" w:rsidR="001B048D" w:rsidRDefault="001B048D" w:rsidP="0009220E"/>
    <w:p w14:paraId="5F82B809" w14:textId="34DB2243" w:rsidR="001B048D" w:rsidRDefault="001B048D" w:rsidP="0009220E"/>
    <w:p w14:paraId="490685AE" w14:textId="4A850EE1" w:rsidR="001B048D" w:rsidRDefault="001B048D" w:rsidP="001B048D">
      <w:pPr>
        <w:pStyle w:val="Heading1"/>
        <w:jc w:val="center"/>
      </w:pPr>
      <w:bookmarkStart w:id="114" w:name="_Toc478071499"/>
      <w:r>
        <w:lastRenderedPageBreak/>
        <w:t>Milestone Three</w:t>
      </w:r>
      <w:bookmarkEnd w:id="114"/>
    </w:p>
    <w:p w14:paraId="1E3D5207" w14:textId="6C385AF6" w:rsidR="001B048D" w:rsidRPr="00A844D8" w:rsidRDefault="001B048D" w:rsidP="001B048D">
      <w:pPr>
        <w:rPr>
          <w:rFonts w:ascii="Helvetica" w:hAnsi="Helvetica"/>
        </w:rPr>
      </w:pPr>
      <w:r w:rsidRPr="00A844D8">
        <w:rPr>
          <w:rFonts w:ascii="Helvetica" w:hAnsi="Helvetica"/>
          <w:b/>
          <w:sz w:val="28"/>
          <w:szCs w:val="28"/>
        </w:rPr>
        <w:t>1. Technical design</w:t>
      </w:r>
    </w:p>
    <w:p w14:paraId="31809ABB" w14:textId="77777777" w:rsidR="001B048D" w:rsidRPr="00A844D8" w:rsidRDefault="001B048D" w:rsidP="001B048D">
      <w:pPr>
        <w:rPr>
          <w:rFonts w:ascii="Helvetica" w:hAnsi="Helvetica"/>
        </w:rPr>
      </w:pPr>
    </w:p>
    <w:p w14:paraId="2DBCB6A6" w14:textId="77777777" w:rsidR="001B048D" w:rsidRPr="008D158B" w:rsidRDefault="001B048D" w:rsidP="001B048D">
      <w:pPr>
        <w:rPr>
          <w:rFonts w:ascii="Helvetica" w:hAnsi="Helvetica"/>
        </w:rPr>
      </w:pPr>
      <w:r w:rsidRPr="008D158B">
        <w:rPr>
          <w:rFonts w:ascii="Helvetica" w:hAnsi="Helvetica"/>
          <w:b/>
        </w:rPr>
        <w:t xml:space="preserve">1.1 Project </w:t>
      </w:r>
      <w:r>
        <w:rPr>
          <w:rFonts w:ascii="Helvetica" w:hAnsi="Helvetica"/>
          <w:b/>
        </w:rPr>
        <w:t>Directory</w:t>
      </w:r>
      <w:r w:rsidRPr="008D158B">
        <w:rPr>
          <w:rFonts w:ascii="Helvetica" w:hAnsi="Helvetica"/>
          <w:b/>
        </w:rPr>
        <w:t xml:space="preserve"> </w:t>
      </w:r>
    </w:p>
    <w:p w14:paraId="3BB7D96B" w14:textId="77777777" w:rsidR="001B048D" w:rsidRPr="00A844D8" w:rsidRDefault="001B048D" w:rsidP="001B048D">
      <w:pPr>
        <w:rPr>
          <w:rFonts w:ascii="Helvetica" w:hAnsi="Helvetica"/>
        </w:rPr>
      </w:pPr>
      <w:r w:rsidRPr="00A844D8">
        <w:rPr>
          <w:rFonts w:ascii="Helvetica" w:hAnsi="Helvetica"/>
        </w:rPr>
        <w:t xml:space="preserve">We created a folder called G5 to store our entire team project. The folder contains 10 subfolders. </w:t>
      </w:r>
    </w:p>
    <w:p w14:paraId="171CB2EB"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images/ - Stores the images used</w:t>
      </w:r>
    </w:p>
    <w:p w14:paraId="43089B11"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style/ - Stores the base.css file</w:t>
      </w:r>
    </w:p>
    <w:p w14:paraId="3C31AFC5"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prototypes/ - Stores the prototype pages that were used to build the site</w:t>
      </w:r>
    </w:p>
    <w:p w14:paraId="5930F52D" w14:textId="77777777" w:rsidR="001B048D" w:rsidRPr="00A844D8" w:rsidRDefault="001B048D" w:rsidP="001B048D">
      <w:pPr>
        <w:numPr>
          <w:ilvl w:val="0"/>
          <w:numId w:val="2"/>
        </w:numPr>
        <w:spacing w:after="0" w:line="276" w:lineRule="auto"/>
        <w:ind w:hanging="360"/>
        <w:contextualSpacing/>
        <w:rPr>
          <w:rFonts w:ascii="Helvetica" w:hAnsi="Helvetica"/>
        </w:rPr>
      </w:pPr>
      <w:proofErr w:type="spellStart"/>
      <w:r w:rsidRPr="00A844D8">
        <w:rPr>
          <w:rFonts w:ascii="Helvetica" w:hAnsi="Helvetica"/>
        </w:rPr>
        <w:t>africa</w:t>
      </w:r>
      <w:proofErr w:type="spellEnd"/>
      <w:r w:rsidRPr="00A844D8">
        <w:rPr>
          <w:rFonts w:ascii="Helvetica" w:hAnsi="Helvetica"/>
        </w:rPr>
        <w:t xml:space="preserve">/, </w:t>
      </w:r>
      <w:proofErr w:type="spellStart"/>
      <w:r w:rsidRPr="00A844D8">
        <w:rPr>
          <w:rFonts w:ascii="Helvetica" w:hAnsi="Helvetica"/>
        </w:rPr>
        <w:t>antarctica</w:t>
      </w:r>
      <w:proofErr w:type="spellEnd"/>
      <w:r w:rsidRPr="00A844D8">
        <w:rPr>
          <w:rFonts w:ascii="Helvetica" w:hAnsi="Helvetica"/>
        </w:rPr>
        <w:t xml:space="preserve">/, </w:t>
      </w:r>
      <w:proofErr w:type="spellStart"/>
      <w:r w:rsidRPr="00A844D8">
        <w:rPr>
          <w:rFonts w:ascii="Helvetica" w:hAnsi="Helvetica"/>
        </w:rPr>
        <w:t>asia</w:t>
      </w:r>
      <w:proofErr w:type="spellEnd"/>
      <w:r w:rsidRPr="00A844D8">
        <w:rPr>
          <w:rFonts w:ascii="Helvetica" w:hAnsi="Helvetica"/>
        </w:rPr>
        <w:t xml:space="preserve">/, </w:t>
      </w:r>
      <w:proofErr w:type="spellStart"/>
      <w:r w:rsidRPr="00A844D8">
        <w:rPr>
          <w:rFonts w:ascii="Helvetica" w:hAnsi="Helvetica"/>
        </w:rPr>
        <w:t>australia</w:t>
      </w:r>
      <w:proofErr w:type="spellEnd"/>
      <w:r w:rsidRPr="00A844D8">
        <w:rPr>
          <w:rFonts w:ascii="Helvetica" w:hAnsi="Helvetica"/>
        </w:rPr>
        <w:t xml:space="preserve">/, </w:t>
      </w:r>
      <w:proofErr w:type="spellStart"/>
      <w:r w:rsidRPr="00A844D8">
        <w:rPr>
          <w:rFonts w:ascii="Helvetica" w:hAnsi="Helvetica"/>
        </w:rPr>
        <w:t>europe</w:t>
      </w:r>
      <w:proofErr w:type="spellEnd"/>
      <w:r w:rsidRPr="00A844D8">
        <w:rPr>
          <w:rFonts w:ascii="Helvetica" w:hAnsi="Helvetica"/>
        </w:rPr>
        <w:t>/, north-</w:t>
      </w:r>
      <w:proofErr w:type="spellStart"/>
      <w:r w:rsidRPr="00A844D8">
        <w:rPr>
          <w:rFonts w:ascii="Helvetica" w:hAnsi="Helvetica"/>
        </w:rPr>
        <w:t>america</w:t>
      </w:r>
      <w:proofErr w:type="spellEnd"/>
      <w:r w:rsidRPr="00A844D8">
        <w:rPr>
          <w:rFonts w:ascii="Helvetica" w:hAnsi="Helvetica"/>
        </w:rPr>
        <w:t>/, and south-</w:t>
      </w:r>
      <w:proofErr w:type="spellStart"/>
      <w:r w:rsidRPr="00A844D8">
        <w:rPr>
          <w:rFonts w:ascii="Helvetica" w:hAnsi="Helvetica"/>
        </w:rPr>
        <w:t>america</w:t>
      </w:r>
      <w:proofErr w:type="spellEnd"/>
      <w:r w:rsidRPr="00A844D8">
        <w:rPr>
          <w:rFonts w:ascii="Helvetica" w:hAnsi="Helvetica"/>
        </w:rPr>
        <w:t>/  Each folder stores its respective landing page and recipes</w:t>
      </w:r>
    </w:p>
    <w:p w14:paraId="463AACAB"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G5 contains web pages that are in the main navigation bar</w:t>
      </w:r>
    </w:p>
    <w:p w14:paraId="53FEF67C" w14:textId="77777777" w:rsidR="001B048D" w:rsidRPr="00A844D8" w:rsidRDefault="001B048D" w:rsidP="001B048D">
      <w:pPr>
        <w:ind w:left="720"/>
        <w:rPr>
          <w:rFonts w:ascii="Helvetica" w:hAnsi="Helvetica"/>
        </w:rPr>
      </w:pPr>
    </w:p>
    <w:p w14:paraId="7742CF21" w14:textId="77777777" w:rsidR="001B048D" w:rsidRPr="008D158B" w:rsidRDefault="001B048D" w:rsidP="001B048D">
      <w:pPr>
        <w:rPr>
          <w:rFonts w:ascii="Helvetica" w:hAnsi="Helvetica"/>
        </w:rPr>
      </w:pPr>
      <w:r w:rsidRPr="008D158B">
        <w:rPr>
          <w:rFonts w:ascii="Helvetica" w:hAnsi="Helvetica"/>
          <w:b/>
        </w:rPr>
        <w:t>1.2 Filenames</w:t>
      </w:r>
    </w:p>
    <w:p w14:paraId="59112E41" w14:textId="77777777" w:rsidR="001B048D" w:rsidRPr="00A844D8" w:rsidRDefault="001B048D" w:rsidP="001B048D">
      <w:pPr>
        <w:rPr>
          <w:rFonts w:ascii="Helvetica" w:hAnsi="Helvetica"/>
        </w:rPr>
      </w:pPr>
      <w:r w:rsidRPr="00A844D8">
        <w:rPr>
          <w:rFonts w:ascii="Helvetica" w:hAnsi="Helvetica"/>
        </w:rPr>
        <w:t>We named our files based on the subject and content. The file names for all the main pages are:</w:t>
      </w:r>
    </w:p>
    <w:p w14:paraId="03286AD4"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index.html - Home page</w:t>
      </w:r>
    </w:p>
    <w:p w14:paraId="4096FA1E"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listview.html - List view page for all recipes</w:t>
      </w:r>
    </w:p>
    <w:p w14:paraId="7B062617"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login.html - Login page</w:t>
      </w:r>
    </w:p>
    <w:p w14:paraId="35F0455B"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contact - Contact page</w:t>
      </w:r>
    </w:p>
    <w:p w14:paraId="5DA1776B"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forum.html - Forum page</w:t>
      </w:r>
    </w:p>
    <w:p w14:paraId="166F2907"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forum-post-prototype.html - Forum post format page</w:t>
      </w:r>
    </w:p>
    <w:p w14:paraId="4185AD43"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signup.html - Signup page</w:t>
      </w:r>
    </w:p>
    <w:p w14:paraId="4054B443" w14:textId="77777777" w:rsidR="001B048D" w:rsidRPr="00A844D8" w:rsidRDefault="001B048D" w:rsidP="001B048D">
      <w:pPr>
        <w:rPr>
          <w:rFonts w:ascii="Helvetica" w:hAnsi="Helvetica"/>
        </w:rPr>
      </w:pPr>
    </w:p>
    <w:p w14:paraId="0C944EC7" w14:textId="77777777" w:rsidR="001B048D" w:rsidRPr="00A844D8" w:rsidRDefault="001B048D" w:rsidP="001B048D">
      <w:pPr>
        <w:rPr>
          <w:rFonts w:ascii="Helvetica" w:hAnsi="Helvetica"/>
        </w:rPr>
      </w:pPr>
      <w:r w:rsidRPr="00A844D8">
        <w:rPr>
          <w:rFonts w:ascii="Helvetica" w:hAnsi="Helvetica"/>
        </w:rPr>
        <w:t xml:space="preserve">Other than those listed above. The page for each continent is named index.html in its respective folder, and the name of each recipe page is the name of the dish. </w:t>
      </w:r>
    </w:p>
    <w:p w14:paraId="309ED301" w14:textId="77777777" w:rsidR="001B048D" w:rsidRPr="00A844D8" w:rsidRDefault="001B048D" w:rsidP="001B048D">
      <w:pPr>
        <w:rPr>
          <w:rFonts w:ascii="Helvetica" w:hAnsi="Helvetica"/>
        </w:rPr>
      </w:pPr>
    </w:p>
    <w:p w14:paraId="5811955E" w14:textId="77777777" w:rsidR="001B048D" w:rsidRPr="008D158B" w:rsidRDefault="001B048D" w:rsidP="001B048D">
      <w:pPr>
        <w:rPr>
          <w:rFonts w:ascii="Helvetica" w:hAnsi="Helvetica"/>
        </w:rPr>
      </w:pPr>
      <w:r w:rsidRPr="008D158B">
        <w:rPr>
          <w:rFonts w:ascii="Helvetica" w:hAnsi="Helvetica"/>
          <w:b/>
        </w:rPr>
        <w:t xml:space="preserve">1.3 Styling </w:t>
      </w:r>
    </w:p>
    <w:p w14:paraId="359C2658" w14:textId="77777777" w:rsidR="001B048D" w:rsidRPr="00A844D8" w:rsidRDefault="001B048D" w:rsidP="001B048D">
      <w:pPr>
        <w:rPr>
          <w:rFonts w:ascii="Helvetica" w:hAnsi="Helvetica"/>
        </w:rPr>
      </w:pPr>
      <w:r w:rsidRPr="00A844D8">
        <w:rPr>
          <w:rFonts w:ascii="Helvetica" w:hAnsi="Helvetica"/>
        </w:rPr>
        <w:t xml:space="preserve">The global font we chose is Montserrat with fall back on Arial and generic sans-serif. </w:t>
      </w:r>
    </w:p>
    <w:p w14:paraId="4277C6B9" w14:textId="77777777" w:rsidR="001B048D" w:rsidRPr="00A844D8" w:rsidRDefault="001B048D" w:rsidP="001B048D">
      <w:pPr>
        <w:rPr>
          <w:rFonts w:ascii="Helvetica" w:hAnsi="Helvetica"/>
        </w:rPr>
      </w:pPr>
      <w:r w:rsidRPr="00A844D8">
        <w:rPr>
          <w:rFonts w:ascii="Helvetica" w:hAnsi="Helvetica"/>
        </w:rPr>
        <w:t>Using Bootstrap 4.0 as a framework, we did not have to edit much of the headings, or lists for now.</w:t>
      </w:r>
      <w:r>
        <w:rPr>
          <w:rFonts w:ascii="Helvetica" w:hAnsi="Helvetica"/>
        </w:rPr>
        <w:t xml:space="preserve"> Bootstrap’s grid system and predefined classes were very useful to us.</w:t>
      </w:r>
    </w:p>
    <w:p w14:paraId="080F8F5C" w14:textId="77777777" w:rsidR="001B048D" w:rsidRPr="00A844D8" w:rsidRDefault="001B048D" w:rsidP="001B048D">
      <w:pPr>
        <w:rPr>
          <w:rFonts w:ascii="Helvetica" w:hAnsi="Helvetica"/>
        </w:rPr>
      </w:pPr>
    </w:p>
    <w:p w14:paraId="57FB8254" w14:textId="77777777" w:rsidR="001B048D" w:rsidRPr="00A844D8" w:rsidRDefault="001B048D" w:rsidP="001B048D">
      <w:pPr>
        <w:rPr>
          <w:rFonts w:ascii="Helvetica" w:hAnsi="Helvetica"/>
        </w:rPr>
      </w:pPr>
      <w:r w:rsidRPr="00A844D8">
        <w:rPr>
          <w:rFonts w:ascii="Helvetica" w:hAnsi="Helvetica"/>
        </w:rPr>
        <w:t xml:space="preserve">The main navigation bar is consistent with the wireframe. We used Bootstrap’s </w:t>
      </w:r>
      <w:proofErr w:type="spellStart"/>
      <w:r w:rsidRPr="00A844D8">
        <w:rPr>
          <w:rFonts w:ascii="Helvetica" w:hAnsi="Helvetica"/>
        </w:rPr>
        <w:t>nav</w:t>
      </w:r>
      <w:proofErr w:type="spellEnd"/>
      <w:r w:rsidRPr="00A844D8">
        <w:rPr>
          <w:rFonts w:ascii="Helvetica" w:hAnsi="Helvetica"/>
        </w:rPr>
        <w:t xml:space="preserve"> and </w:t>
      </w:r>
      <w:proofErr w:type="spellStart"/>
      <w:r w:rsidRPr="00A844D8">
        <w:rPr>
          <w:rFonts w:ascii="Helvetica" w:hAnsi="Helvetica"/>
        </w:rPr>
        <w:t>nav</w:t>
      </w:r>
      <w:proofErr w:type="spellEnd"/>
      <w:r w:rsidRPr="00A844D8">
        <w:rPr>
          <w:rFonts w:ascii="Helvetica" w:hAnsi="Helvetica"/>
        </w:rPr>
        <w:t>-link classes.</w:t>
      </w:r>
    </w:p>
    <w:p w14:paraId="66C3BC69" w14:textId="77777777" w:rsidR="001B048D" w:rsidRPr="00A844D8" w:rsidRDefault="001B048D" w:rsidP="001B048D">
      <w:pPr>
        <w:rPr>
          <w:rFonts w:ascii="Helvetica" w:hAnsi="Helvetica"/>
        </w:rPr>
      </w:pPr>
      <w:r w:rsidRPr="00A844D8">
        <w:rPr>
          <w:rFonts w:ascii="Helvetica" w:hAnsi="Helvetica"/>
        </w:rPr>
        <w:t>The footer varies slightly from the wireframe. With A/B testing we concluded it is more visually appealing this way.</w:t>
      </w:r>
    </w:p>
    <w:p w14:paraId="7E1FF78F" w14:textId="77777777" w:rsidR="001B048D" w:rsidRPr="00A844D8" w:rsidRDefault="001B048D" w:rsidP="001B048D">
      <w:pPr>
        <w:rPr>
          <w:rFonts w:ascii="Helvetica" w:hAnsi="Helvetica"/>
        </w:rPr>
      </w:pPr>
    </w:p>
    <w:p w14:paraId="2B692CF9" w14:textId="77777777" w:rsidR="001B048D" w:rsidRPr="00A844D8" w:rsidRDefault="001B048D" w:rsidP="001B048D">
      <w:pPr>
        <w:rPr>
          <w:rFonts w:ascii="Helvetica" w:hAnsi="Helvetica"/>
        </w:rPr>
      </w:pPr>
      <w:r w:rsidRPr="00A844D8">
        <w:rPr>
          <w:rFonts w:ascii="Helvetica" w:hAnsi="Helvetica"/>
        </w:rPr>
        <w:t>We followed the appropriate style and accessibility guidelines. Our defined class names are coherent, and our code has been cleaned up by dirtymarkup.com.</w:t>
      </w:r>
    </w:p>
    <w:p w14:paraId="7CEF2864" w14:textId="77777777" w:rsidR="001B048D" w:rsidRPr="00A844D8" w:rsidRDefault="001B048D" w:rsidP="001B048D">
      <w:pPr>
        <w:rPr>
          <w:rFonts w:ascii="Helvetica" w:hAnsi="Helvetica"/>
        </w:rPr>
      </w:pPr>
    </w:p>
    <w:p w14:paraId="7DED7FA8" w14:textId="77777777" w:rsidR="001B048D" w:rsidRPr="00A844D8" w:rsidRDefault="001B048D" w:rsidP="001B048D">
      <w:pPr>
        <w:rPr>
          <w:rFonts w:ascii="Helvetica" w:hAnsi="Helvetica"/>
        </w:rPr>
      </w:pPr>
      <w:r w:rsidRPr="00A844D8">
        <w:rPr>
          <w:rFonts w:ascii="Helvetica" w:hAnsi="Helvetica"/>
          <w:b/>
          <w:sz w:val="28"/>
          <w:szCs w:val="28"/>
        </w:rPr>
        <w:t xml:space="preserve">2. </w:t>
      </w:r>
      <w:r>
        <w:rPr>
          <w:rFonts w:ascii="Helvetica" w:hAnsi="Helvetica"/>
          <w:b/>
          <w:sz w:val="28"/>
          <w:szCs w:val="28"/>
        </w:rPr>
        <w:t>Style</w:t>
      </w:r>
      <w:r w:rsidRPr="00A844D8">
        <w:rPr>
          <w:rFonts w:ascii="Helvetica" w:hAnsi="Helvetica"/>
          <w:b/>
          <w:sz w:val="28"/>
          <w:szCs w:val="28"/>
        </w:rPr>
        <w:t>sheet</w:t>
      </w:r>
    </w:p>
    <w:p w14:paraId="1B474FA3" w14:textId="77777777" w:rsidR="001B048D" w:rsidRPr="00A844D8" w:rsidRDefault="001B048D" w:rsidP="001B048D">
      <w:pPr>
        <w:rPr>
          <w:rFonts w:ascii="Helvetica" w:hAnsi="Helvetica"/>
        </w:rPr>
      </w:pPr>
      <w:r w:rsidRPr="00A844D8">
        <w:rPr>
          <w:rFonts w:ascii="Helvetica" w:hAnsi="Helvetica"/>
        </w:rPr>
        <w:t xml:space="preserve">All our styles are defined in </w:t>
      </w:r>
      <w:proofErr w:type="spellStart"/>
      <w:r w:rsidRPr="00A844D8">
        <w:rPr>
          <w:rFonts w:ascii="Helvetica" w:hAnsi="Helvetica"/>
        </w:rPr>
        <w:t>css</w:t>
      </w:r>
      <w:proofErr w:type="spellEnd"/>
      <w:r w:rsidRPr="00A844D8">
        <w:rPr>
          <w:rFonts w:ascii="Helvetica" w:hAnsi="Helvetica"/>
        </w:rPr>
        <w:t xml:space="preserve">/base.css as required. </w:t>
      </w:r>
    </w:p>
    <w:p w14:paraId="19C6E095" w14:textId="77777777" w:rsidR="001B048D" w:rsidRPr="00A844D8" w:rsidRDefault="001B048D" w:rsidP="001B048D">
      <w:pPr>
        <w:rPr>
          <w:rFonts w:ascii="Helvetica" w:hAnsi="Helvetica"/>
        </w:rPr>
      </w:pPr>
      <w:r w:rsidRPr="00A844D8">
        <w:rPr>
          <w:rFonts w:ascii="Helvetica" w:hAnsi="Helvetica"/>
        </w:rPr>
        <w:t>Page specific stylings are separated by comments.</w:t>
      </w:r>
    </w:p>
    <w:p w14:paraId="7DA268BA" w14:textId="77777777" w:rsidR="001B048D" w:rsidRDefault="001B048D" w:rsidP="001B048D">
      <w:pPr>
        <w:rPr>
          <w:rFonts w:ascii="Helvetica" w:hAnsi="Helvetica"/>
        </w:rPr>
      </w:pPr>
      <w:r w:rsidRPr="00A844D8">
        <w:rPr>
          <w:rFonts w:ascii="Helvetica" w:hAnsi="Helvetica"/>
        </w:rPr>
        <w:t xml:space="preserve">Bootstrap cards were used to showcase recipes on continent pages. Alongside this, we added a simple animation with CSS called </w:t>
      </w:r>
      <w:proofErr w:type="spellStart"/>
      <w:r w:rsidRPr="00A844D8">
        <w:rPr>
          <w:rFonts w:ascii="Helvetica" w:hAnsi="Helvetica"/>
        </w:rPr>
        <w:t>hvr</w:t>
      </w:r>
      <w:proofErr w:type="spellEnd"/>
      <w:r w:rsidRPr="00A844D8">
        <w:rPr>
          <w:rFonts w:ascii="Helvetica" w:hAnsi="Helvetica"/>
        </w:rPr>
        <w:t>-grow which can be demonstrated on any continent page.</w:t>
      </w:r>
    </w:p>
    <w:p w14:paraId="5A98950A" w14:textId="77777777" w:rsidR="001B048D" w:rsidRPr="00A844D8" w:rsidRDefault="001B048D" w:rsidP="001B048D">
      <w:pPr>
        <w:rPr>
          <w:rFonts w:ascii="Helvetica" w:hAnsi="Helvetica"/>
        </w:rPr>
      </w:pPr>
    </w:p>
    <w:p w14:paraId="2A9A8902" w14:textId="77777777" w:rsidR="001B048D" w:rsidRPr="00A844D8" w:rsidRDefault="001B048D" w:rsidP="001B048D">
      <w:pPr>
        <w:rPr>
          <w:rFonts w:ascii="Helvetica" w:hAnsi="Helvetica"/>
        </w:rPr>
      </w:pPr>
    </w:p>
    <w:p w14:paraId="0586EC8B" w14:textId="77777777" w:rsidR="001B048D" w:rsidRPr="00A844D8" w:rsidRDefault="001B048D" w:rsidP="001B048D">
      <w:pPr>
        <w:rPr>
          <w:rFonts w:ascii="Helvetica" w:hAnsi="Helvetica"/>
        </w:rPr>
      </w:pPr>
      <w:r>
        <w:rPr>
          <w:rFonts w:ascii="Helvetica" w:hAnsi="Helvetica"/>
          <w:b/>
          <w:sz w:val="28"/>
          <w:szCs w:val="28"/>
        </w:rPr>
        <w:t>3. Prototypes</w:t>
      </w:r>
    </w:p>
    <w:p w14:paraId="242D49AB" w14:textId="77777777" w:rsidR="001B048D" w:rsidRPr="00A844D8" w:rsidRDefault="001B048D" w:rsidP="001B048D">
      <w:pPr>
        <w:rPr>
          <w:rFonts w:ascii="Helvetica" w:hAnsi="Helvetica"/>
        </w:rPr>
      </w:pPr>
      <w:r w:rsidRPr="00A844D8">
        <w:rPr>
          <w:rFonts w:ascii="Helvetica" w:hAnsi="Helvetica"/>
        </w:rPr>
        <w:t>We have two prototype pages that were used in creating recipe pages and continent pages.</w:t>
      </w:r>
    </w:p>
    <w:p w14:paraId="786FEF4C" w14:textId="77777777" w:rsidR="001B048D" w:rsidRPr="00A844D8" w:rsidRDefault="001B048D" w:rsidP="001B048D">
      <w:pPr>
        <w:rPr>
          <w:rFonts w:ascii="Helvetica" w:hAnsi="Helvetica"/>
        </w:rPr>
      </w:pPr>
      <w:r w:rsidRPr="00A844D8">
        <w:rPr>
          <w:rFonts w:ascii="Helvetica" w:hAnsi="Helvetica"/>
        </w:rPr>
        <w:t xml:space="preserve">We tested how these pages display on IE9, Firefox, Chrome and </w:t>
      </w:r>
      <w:r w:rsidRPr="0067375B">
        <w:rPr>
          <w:rFonts w:ascii="Helvetica" w:eastAsia="Microsoft YaHei" w:hAnsi="Helvetica" w:cs="Microsoft YaHei"/>
        </w:rPr>
        <w:t>Microsoft Edge</w:t>
      </w:r>
      <w:r w:rsidRPr="00A844D8">
        <w:rPr>
          <w:rFonts w:ascii="Helvetica" w:hAnsi="Helvetica"/>
        </w:rPr>
        <w:t>. They all render equivalently.</w:t>
      </w:r>
    </w:p>
    <w:p w14:paraId="793C3011" w14:textId="77777777" w:rsidR="001B048D" w:rsidRPr="00A844D8" w:rsidRDefault="001B048D" w:rsidP="001B048D">
      <w:pPr>
        <w:rPr>
          <w:rFonts w:ascii="Helvetica" w:hAnsi="Helvetica"/>
        </w:rPr>
      </w:pPr>
    </w:p>
    <w:p w14:paraId="150CE6F4" w14:textId="77777777" w:rsidR="001B048D" w:rsidRPr="00A844D8" w:rsidRDefault="001B048D" w:rsidP="001B048D">
      <w:pPr>
        <w:rPr>
          <w:rFonts w:ascii="Helvetica" w:hAnsi="Helvetica"/>
        </w:rPr>
      </w:pPr>
      <w:r w:rsidRPr="00A844D8">
        <w:rPr>
          <w:rFonts w:ascii="Helvetica" w:hAnsi="Helvetica"/>
        </w:rPr>
        <w:t>We also have forum-prototype-page.html which shows how a forum post will appear once we implement MySQL appropriately.</w:t>
      </w:r>
    </w:p>
    <w:p w14:paraId="2B04CBF9" w14:textId="77777777" w:rsidR="001B048D" w:rsidRPr="00A844D8" w:rsidRDefault="001B048D" w:rsidP="001B048D">
      <w:pPr>
        <w:rPr>
          <w:rFonts w:ascii="Helvetica" w:hAnsi="Helvetica"/>
        </w:rPr>
      </w:pPr>
    </w:p>
    <w:p w14:paraId="7211E52C" w14:textId="77777777" w:rsidR="001B048D" w:rsidRPr="00A844D8" w:rsidRDefault="001B048D" w:rsidP="001B048D">
      <w:pPr>
        <w:rPr>
          <w:rFonts w:ascii="Helvetica" w:hAnsi="Helvetica"/>
        </w:rPr>
      </w:pPr>
      <w:r w:rsidRPr="00A844D8">
        <w:rPr>
          <w:rFonts w:ascii="Helvetica" w:hAnsi="Helvetica"/>
          <w:b/>
          <w:sz w:val="28"/>
          <w:szCs w:val="28"/>
        </w:rPr>
        <w:t xml:space="preserve">4. Remaining </w:t>
      </w:r>
      <w:r>
        <w:rPr>
          <w:rFonts w:ascii="Helvetica" w:hAnsi="Helvetica"/>
          <w:b/>
          <w:sz w:val="28"/>
          <w:szCs w:val="28"/>
        </w:rPr>
        <w:t>Pages</w:t>
      </w:r>
    </w:p>
    <w:p w14:paraId="3391C165" w14:textId="77777777" w:rsidR="001B048D" w:rsidRPr="00A844D8" w:rsidRDefault="001B048D" w:rsidP="001B048D">
      <w:pPr>
        <w:rPr>
          <w:rFonts w:ascii="Helvetica" w:hAnsi="Helvetica"/>
        </w:rPr>
      </w:pPr>
      <w:r w:rsidRPr="00A844D8">
        <w:rPr>
          <w:rFonts w:ascii="Helvetica" w:hAnsi="Helvetica"/>
        </w:rPr>
        <w:t>login.html, contact.html, and signup.html use forms which post to http://webdevfoundations.net/scripts/formdemo.asp for now.</w:t>
      </w:r>
    </w:p>
    <w:p w14:paraId="79B515A2" w14:textId="77777777" w:rsidR="001B048D" w:rsidRPr="00A844D8" w:rsidRDefault="001B048D" w:rsidP="001B048D">
      <w:pPr>
        <w:rPr>
          <w:rFonts w:ascii="Helvetica" w:hAnsi="Helvetica"/>
        </w:rPr>
      </w:pPr>
      <w:r w:rsidRPr="00A844D8">
        <w:rPr>
          <w:rFonts w:ascii="Helvetica" w:hAnsi="Helvetica"/>
        </w:rPr>
        <w:t xml:space="preserve">When we cover JavaScript, we will add client side validation to the forms and </w:t>
      </w:r>
    </w:p>
    <w:p w14:paraId="330BCECE" w14:textId="77777777" w:rsidR="001B048D" w:rsidRPr="00A844D8" w:rsidRDefault="001B048D" w:rsidP="001B048D">
      <w:pPr>
        <w:rPr>
          <w:rFonts w:ascii="Helvetica" w:hAnsi="Helvetica"/>
        </w:rPr>
      </w:pPr>
      <w:r w:rsidRPr="00A844D8">
        <w:rPr>
          <w:rFonts w:ascii="Helvetica" w:hAnsi="Helvetica"/>
        </w:rPr>
        <w:t>functionality to the home page navigation. Hence the temporary links.</w:t>
      </w:r>
    </w:p>
    <w:p w14:paraId="67097E7D" w14:textId="77777777" w:rsidR="001B048D" w:rsidRPr="00A844D8" w:rsidRDefault="001B048D" w:rsidP="001B048D">
      <w:pPr>
        <w:rPr>
          <w:rFonts w:ascii="Helvetica" w:hAnsi="Helvetica"/>
        </w:rPr>
      </w:pPr>
    </w:p>
    <w:p w14:paraId="72467073" w14:textId="77777777" w:rsidR="001B048D" w:rsidRPr="00A844D8" w:rsidRDefault="001B048D" w:rsidP="001B048D">
      <w:pPr>
        <w:rPr>
          <w:rFonts w:ascii="Helvetica" w:hAnsi="Helvetica"/>
        </w:rPr>
      </w:pPr>
    </w:p>
    <w:p w14:paraId="1354F353" w14:textId="77777777" w:rsidR="001B048D" w:rsidRPr="00A844D8" w:rsidRDefault="001B048D" w:rsidP="001B048D">
      <w:pPr>
        <w:rPr>
          <w:rFonts w:ascii="Helvetica" w:hAnsi="Helvetica"/>
        </w:rPr>
      </w:pPr>
      <w:r>
        <w:rPr>
          <w:rFonts w:ascii="Helvetica" w:hAnsi="Helvetica"/>
          <w:b/>
          <w:sz w:val="28"/>
          <w:szCs w:val="28"/>
        </w:rPr>
        <w:t>5. Testing</w:t>
      </w:r>
    </w:p>
    <w:p w14:paraId="3D078142" w14:textId="77777777" w:rsidR="001B048D" w:rsidRPr="00A844D8" w:rsidRDefault="001B048D" w:rsidP="001B048D">
      <w:pPr>
        <w:rPr>
          <w:rFonts w:ascii="Helvetica" w:hAnsi="Helvetica"/>
        </w:rPr>
      </w:pPr>
      <w:r w:rsidRPr="00A844D8">
        <w:rPr>
          <w:rFonts w:ascii="Helvetica" w:hAnsi="Helvetica"/>
          <w:b/>
        </w:rPr>
        <w:t>5.1 A/B testing</w:t>
      </w:r>
    </w:p>
    <w:p w14:paraId="63F68D1A" w14:textId="77777777" w:rsidR="001B048D" w:rsidRPr="00A844D8" w:rsidRDefault="001B048D" w:rsidP="001B048D">
      <w:pPr>
        <w:rPr>
          <w:rFonts w:ascii="Helvetica" w:hAnsi="Helvetica"/>
        </w:rPr>
      </w:pPr>
      <w:r w:rsidRPr="00A844D8">
        <w:rPr>
          <w:rFonts w:ascii="Helvetica" w:hAnsi="Helvetica"/>
        </w:rPr>
        <w:t>We conducted an internal A/B testing on the main color scheme of our website with:</w:t>
      </w:r>
    </w:p>
    <w:p w14:paraId="04900D45" w14:textId="77777777" w:rsidR="001B048D" w:rsidRPr="00A844D8" w:rsidRDefault="001B048D" w:rsidP="001B048D">
      <w:pPr>
        <w:rPr>
          <w:rFonts w:ascii="Helvetica" w:hAnsi="Helvetica"/>
        </w:rPr>
      </w:pPr>
    </w:p>
    <w:p w14:paraId="0B060F2F" w14:textId="77777777" w:rsidR="002D7C44" w:rsidRDefault="002D7C44" w:rsidP="001B048D">
      <w:pPr>
        <w:rPr>
          <w:rFonts w:ascii="Helvetica" w:hAnsi="Helvetica"/>
        </w:rPr>
      </w:pPr>
    </w:p>
    <w:p w14:paraId="2559B5FB" w14:textId="08E3176B" w:rsidR="001B048D" w:rsidRPr="00A844D8" w:rsidRDefault="001B048D" w:rsidP="001B048D">
      <w:pPr>
        <w:rPr>
          <w:rFonts w:ascii="Helvetica" w:hAnsi="Helvetica"/>
        </w:rPr>
      </w:pPr>
      <w:r w:rsidRPr="00A844D8">
        <w:rPr>
          <w:rFonts w:ascii="Helvetica" w:hAnsi="Helvetica"/>
        </w:rPr>
        <w:lastRenderedPageBreak/>
        <w:t xml:space="preserve">A: The dark gray </w:t>
      </w:r>
      <w:r>
        <w:rPr>
          <w:rFonts w:ascii="Helvetica" w:hAnsi="Helvetica"/>
        </w:rPr>
        <w:t>default Bootstrap colour.</w:t>
      </w:r>
    </w:p>
    <w:p w14:paraId="22BCF904" w14:textId="5863D4AF" w:rsidR="001B048D" w:rsidRDefault="001B048D" w:rsidP="001B048D">
      <w:pPr>
        <w:rPr>
          <w:rFonts w:ascii="Helvetica" w:hAnsi="Helvetica"/>
        </w:rPr>
      </w:pPr>
      <w:r w:rsidRPr="00A844D8">
        <w:rPr>
          <w:rFonts w:ascii="Helvetica" w:hAnsi="Helvetica"/>
          <w:noProof/>
          <w:lang w:eastAsia="en-CA"/>
        </w:rPr>
        <w:drawing>
          <wp:inline distT="114300" distB="114300" distL="114300" distR="114300" wp14:anchorId="656BBDE3" wp14:editId="7160AC8A">
            <wp:extent cx="5731200" cy="2933700"/>
            <wp:effectExtent l="0" t="0" r="0" b="0"/>
            <wp:docPr id="1787199460"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731200" cy="2933700"/>
                    </a:xfrm>
                    <a:prstGeom prst="rect">
                      <a:avLst/>
                    </a:prstGeom>
                    <a:ln/>
                  </pic:spPr>
                </pic:pic>
              </a:graphicData>
            </a:graphic>
          </wp:inline>
        </w:drawing>
      </w:r>
    </w:p>
    <w:p w14:paraId="46A9E1A0" w14:textId="77777777" w:rsidR="001B048D" w:rsidRDefault="001B048D" w:rsidP="001B048D">
      <w:pPr>
        <w:rPr>
          <w:rFonts w:ascii="Helvetica" w:hAnsi="Helvetica"/>
        </w:rPr>
      </w:pPr>
    </w:p>
    <w:p w14:paraId="7E41826D" w14:textId="77777777" w:rsidR="001B048D" w:rsidRPr="00A844D8" w:rsidRDefault="001B048D" w:rsidP="001B048D">
      <w:pPr>
        <w:rPr>
          <w:rFonts w:ascii="Helvetica" w:hAnsi="Helvetica"/>
        </w:rPr>
      </w:pPr>
      <w:r w:rsidRPr="00A844D8">
        <w:rPr>
          <w:rFonts w:ascii="Helvetica" w:hAnsi="Helvetica"/>
        </w:rPr>
        <w:t xml:space="preserve">B: </w:t>
      </w:r>
      <w:r>
        <w:rPr>
          <w:rFonts w:ascii="Helvetica" w:hAnsi="Helvetica"/>
        </w:rPr>
        <w:t>A</w:t>
      </w:r>
      <w:r w:rsidRPr="00A844D8">
        <w:rPr>
          <w:rFonts w:ascii="Helvetica" w:hAnsi="Helvetica"/>
        </w:rPr>
        <w:t xml:space="preserve"> proposed color </w:t>
      </w:r>
      <w:r>
        <w:rPr>
          <w:rFonts w:ascii="Helvetica" w:hAnsi="Helvetica"/>
        </w:rPr>
        <w:t>from</w:t>
      </w:r>
      <w:r w:rsidRPr="00A844D8">
        <w:rPr>
          <w:rFonts w:ascii="Helvetica" w:hAnsi="Helvetica"/>
        </w:rPr>
        <w:t xml:space="preserve"> milestone 2</w:t>
      </w:r>
    </w:p>
    <w:p w14:paraId="32357E7E" w14:textId="77777777" w:rsidR="001B048D" w:rsidRPr="00A844D8" w:rsidRDefault="001B048D" w:rsidP="001B048D">
      <w:pPr>
        <w:rPr>
          <w:rFonts w:ascii="Helvetica" w:hAnsi="Helvetica"/>
        </w:rPr>
      </w:pPr>
      <w:r w:rsidRPr="00A844D8">
        <w:rPr>
          <w:rFonts w:ascii="Helvetica" w:hAnsi="Helvetica"/>
          <w:noProof/>
          <w:lang w:eastAsia="en-CA"/>
        </w:rPr>
        <w:drawing>
          <wp:inline distT="114300" distB="114300" distL="114300" distR="114300" wp14:anchorId="24C82CBC" wp14:editId="2E68F2DA">
            <wp:extent cx="5731200" cy="2946400"/>
            <wp:effectExtent l="0" t="0" r="0" b="0"/>
            <wp:docPr id="178719946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a:srcRect/>
                    <a:stretch>
                      <a:fillRect/>
                    </a:stretch>
                  </pic:blipFill>
                  <pic:spPr>
                    <a:xfrm>
                      <a:off x="0" y="0"/>
                      <a:ext cx="5731200" cy="2946400"/>
                    </a:xfrm>
                    <a:prstGeom prst="rect">
                      <a:avLst/>
                    </a:prstGeom>
                    <a:ln/>
                  </pic:spPr>
                </pic:pic>
              </a:graphicData>
            </a:graphic>
          </wp:inline>
        </w:drawing>
      </w:r>
    </w:p>
    <w:p w14:paraId="49427B05" w14:textId="77777777" w:rsidR="001B048D" w:rsidRPr="00A844D8" w:rsidRDefault="001B048D" w:rsidP="001B048D">
      <w:pPr>
        <w:rPr>
          <w:rFonts w:ascii="Helvetica" w:hAnsi="Helvetica"/>
        </w:rPr>
      </w:pPr>
    </w:p>
    <w:p w14:paraId="16764117" w14:textId="77777777" w:rsidR="001B048D" w:rsidRPr="00A844D8" w:rsidRDefault="001B048D" w:rsidP="001B048D">
      <w:pPr>
        <w:rPr>
          <w:rFonts w:ascii="Helvetica" w:hAnsi="Helvetica"/>
        </w:rPr>
      </w:pPr>
      <w:r w:rsidRPr="00A844D8">
        <w:rPr>
          <w:rFonts w:ascii="Helvetica" w:hAnsi="Helvetica"/>
        </w:rPr>
        <w:t>A total number of 5 people voted in this test, the result is:</w:t>
      </w:r>
    </w:p>
    <w:p w14:paraId="51ABD3C4" w14:textId="77777777" w:rsidR="001B048D" w:rsidRPr="00A844D8" w:rsidRDefault="001B048D" w:rsidP="001B048D">
      <w:pPr>
        <w:rPr>
          <w:rFonts w:ascii="Helvetica" w:hAnsi="Helvetica"/>
        </w:rPr>
      </w:pPr>
    </w:p>
    <w:p w14:paraId="47E7D9D3" w14:textId="77777777" w:rsidR="001B048D" w:rsidRPr="00A844D8" w:rsidRDefault="001B048D" w:rsidP="001B048D">
      <w:pPr>
        <w:rPr>
          <w:rFonts w:ascii="Helvetica" w:hAnsi="Helvetica"/>
        </w:rPr>
      </w:pPr>
      <w:r w:rsidRPr="00A844D8">
        <w:rPr>
          <w:rFonts w:ascii="Helvetica" w:hAnsi="Helvetica"/>
        </w:rPr>
        <w:t>A: 1</w:t>
      </w:r>
    </w:p>
    <w:p w14:paraId="249C4267" w14:textId="77777777" w:rsidR="001B048D" w:rsidRPr="00A844D8" w:rsidRDefault="001B048D" w:rsidP="001B048D">
      <w:pPr>
        <w:rPr>
          <w:rFonts w:ascii="Helvetica" w:hAnsi="Helvetica"/>
        </w:rPr>
      </w:pPr>
      <w:r w:rsidRPr="00A844D8">
        <w:rPr>
          <w:rFonts w:ascii="Helvetica" w:hAnsi="Helvetica"/>
        </w:rPr>
        <w:t>B: 4</w:t>
      </w:r>
    </w:p>
    <w:p w14:paraId="19AC3F97" w14:textId="77777777" w:rsidR="001B048D" w:rsidRPr="00A844D8" w:rsidRDefault="001B048D" w:rsidP="001B048D">
      <w:pPr>
        <w:rPr>
          <w:rFonts w:ascii="Helvetica" w:hAnsi="Helvetica"/>
        </w:rPr>
      </w:pPr>
    </w:p>
    <w:p w14:paraId="001032FD" w14:textId="77777777" w:rsidR="001B048D" w:rsidRPr="00A844D8" w:rsidRDefault="001B048D" w:rsidP="001B048D">
      <w:pPr>
        <w:rPr>
          <w:rFonts w:ascii="Helvetica" w:hAnsi="Helvetica"/>
        </w:rPr>
      </w:pPr>
      <w:r>
        <w:rPr>
          <w:rFonts w:ascii="Helvetica" w:hAnsi="Helvetica"/>
        </w:rPr>
        <w:t>For now, we have decided the brown colour. We will conduct further A/B testing when the website is fully developed.</w:t>
      </w:r>
    </w:p>
    <w:p w14:paraId="0880D10E" w14:textId="77777777" w:rsidR="001B048D" w:rsidRPr="00A844D8" w:rsidRDefault="001B048D" w:rsidP="001B048D">
      <w:pPr>
        <w:rPr>
          <w:rFonts w:ascii="Helvetica" w:hAnsi="Helvetica"/>
        </w:rPr>
      </w:pPr>
    </w:p>
    <w:p w14:paraId="50E0C1F4" w14:textId="77777777" w:rsidR="001B048D" w:rsidRPr="008D158B" w:rsidRDefault="001B048D" w:rsidP="001B048D">
      <w:pPr>
        <w:rPr>
          <w:rFonts w:ascii="Helvetica" w:hAnsi="Helvetica"/>
        </w:rPr>
      </w:pPr>
      <w:r w:rsidRPr="008D158B">
        <w:rPr>
          <w:rFonts w:ascii="Helvetica" w:hAnsi="Helvetica"/>
          <w:b/>
        </w:rPr>
        <w:t xml:space="preserve">5.2 Browser </w:t>
      </w:r>
      <w:r>
        <w:rPr>
          <w:rFonts w:ascii="Helvetica" w:eastAsia="Microsoft YaHei" w:hAnsi="Helvetica" w:cs="Microsoft YaHei"/>
          <w:b/>
        </w:rPr>
        <w:t>Testing</w:t>
      </w:r>
    </w:p>
    <w:p w14:paraId="597D9A27" w14:textId="77777777" w:rsidR="001B048D" w:rsidRPr="00A844D8" w:rsidRDefault="001B048D" w:rsidP="001B048D">
      <w:pPr>
        <w:rPr>
          <w:rFonts w:ascii="Helvetica" w:hAnsi="Helvetica"/>
        </w:rPr>
      </w:pPr>
      <w:r w:rsidRPr="00A844D8">
        <w:rPr>
          <w:rFonts w:ascii="Helvetica" w:eastAsia="Microsoft YaHei" w:hAnsi="Helvetica" w:cs="Microsoft YaHei"/>
          <w:sz w:val="21"/>
          <w:szCs w:val="21"/>
        </w:rPr>
        <w:t xml:space="preserve">We tested our website thoroughly on the </w:t>
      </w:r>
      <w:r>
        <w:rPr>
          <w:rFonts w:ascii="Helvetica" w:eastAsia="Microsoft YaHei" w:hAnsi="Helvetica" w:cs="Microsoft YaHei"/>
          <w:sz w:val="21"/>
          <w:szCs w:val="21"/>
        </w:rPr>
        <w:t>most common browsers:</w:t>
      </w:r>
    </w:p>
    <w:p w14:paraId="428FC31A" w14:textId="77777777" w:rsidR="001B048D" w:rsidRPr="00A844D8" w:rsidRDefault="001B048D" w:rsidP="001B048D">
      <w:pPr>
        <w:numPr>
          <w:ilvl w:val="0"/>
          <w:numId w:val="1"/>
        </w:numPr>
        <w:spacing w:after="0" w:line="276" w:lineRule="auto"/>
        <w:ind w:hanging="360"/>
        <w:contextualSpacing/>
        <w:rPr>
          <w:rFonts w:ascii="Helvetica" w:eastAsia="Microsoft YaHei" w:hAnsi="Helvetica" w:cs="Microsoft YaHei"/>
          <w:sz w:val="21"/>
          <w:szCs w:val="21"/>
        </w:rPr>
      </w:pPr>
      <w:r>
        <w:rPr>
          <w:rFonts w:ascii="Helvetica" w:eastAsia="Microsoft YaHei" w:hAnsi="Helvetica" w:cs="Microsoft YaHei"/>
          <w:sz w:val="21"/>
          <w:szCs w:val="21"/>
        </w:rPr>
        <w:t>Firef</w:t>
      </w:r>
      <w:r w:rsidRPr="00A844D8">
        <w:rPr>
          <w:rFonts w:ascii="Helvetica" w:eastAsia="Microsoft YaHei" w:hAnsi="Helvetica" w:cs="Microsoft YaHei"/>
          <w:sz w:val="21"/>
          <w:szCs w:val="21"/>
        </w:rPr>
        <w:t>ox</w:t>
      </w:r>
    </w:p>
    <w:p w14:paraId="203C9CBB" w14:textId="77777777" w:rsidR="001B048D" w:rsidRPr="00A844D8" w:rsidRDefault="001B048D" w:rsidP="001B048D">
      <w:pPr>
        <w:numPr>
          <w:ilvl w:val="0"/>
          <w:numId w:val="1"/>
        </w:numPr>
        <w:spacing w:after="0" w:line="276" w:lineRule="auto"/>
        <w:ind w:hanging="360"/>
        <w:contextualSpacing/>
        <w:rPr>
          <w:rFonts w:ascii="Helvetica" w:eastAsia="Microsoft YaHei" w:hAnsi="Helvetica" w:cs="Microsoft YaHei"/>
          <w:sz w:val="21"/>
          <w:szCs w:val="21"/>
        </w:rPr>
      </w:pPr>
      <w:r w:rsidRPr="00A844D8">
        <w:rPr>
          <w:rFonts w:ascii="Helvetica" w:eastAsia="Microsoft YaHei" w:hAnsi="Helvetica" w:cs="Microsoft YaHei"/>
          <w:sz w:val="21"/>
          <w:szCs w:val="21"/>
        </w:rPr>
        <w:t>Chrome</w:t>
      </w:r>
    </w:p>
    <w:p w14:paraId="50557512" w14:textId="77777777" w:rsidR="001B048D" w:rsidRPr="00A844D8" w:rsidRDefault="001B048D" w:rsidP="001B048D">
      <w:pPr>
        <w:numPr>
          <w:ilvl w:val="0"/>
          <w:numId w:val="1"/>
        </w:numPr>
        <w:spacing w:after="0" w:line="276" w:lineRule="auto"/>
        <w:ind w:hanging="360"/>
        <w:contextualSpacing/>
        <w:rPr>
          <w:rFonts w:ascii="Helvetica" w:eastAsia="Microsoft YaHei" w:hAnsi="Helvetica" w:cs="Microsoft YaHei"/>
          <w:sz w:val="21"/>
          <w:szCs w:val="21"/>
        </w:rPr>
      </w:pPr>
      <w:r w:rsidRPr="00A844D8">
        <w:rPr>
          <w:rFonts w:ascii="Helvetica" w:eastAsia="Microsoft YaHei" w:hAnsi="Helvetica" w:cs="Microsoft YaHei"/>
          <w:sz w:val="21"/>
          <w:szCs w:val="21"/>
        </w:rPr>
        <w:t>IE</w:t>
      </w:r>
    </w:p>
    <w:p w14:paraId="797903C9" w14:textId="77777777" w:rsidR="001B048D" w:rsidRPr="00A844D8" w:rsidRDefault="001B048D" w:rsidP="001B048D">
      <w:pPr>
        <w:numPr>
          <w:ilvl w:val="0"/>
          <w:numId w:val="1"/>
        </w:numPr>
        <w:spacing w:after="0" w:line="276" w:lineRule="auto"/>
        <w:ind w:hanging="360"/>
        <w:contextualSpacing/>
        <w:rPr>
          <w:rFonts w:ascii="Helvetica" w:eastAsia="Microsoft YaHei" w:hAnsi="Helvetica" w:cs="Microsoft YaHei"/>
          <w:sz w:val="21"/>
          <w:szCs w:val="21"/>
        </w:rPr>
      </w:pPr>
      <w:r w:rsidRPr="00A844D8">
        <w:rPr>
          <w:rFonts w:ascii="Helvetica" w:eastAsia="Microsoft YaHei" w:hAnsi="Helvetica" w:cs="Microsoft YaHei"/>
          <w:sz w:val="21"/>
          <w:szCs w:val="21"/>
        </w:rPr>
        <w:t>Microsoft Edge</w:t>
      </w:r>
    </w:p>
    <w:p w14:paraId="32932477" w14:textId="77777777" w:rsidR="001B048D" w:rsidRPr="00A844D8" w:rsidRDefault="001B048D" w:rsidP="001B048D">
      <w:pPr>
        <w:rPr>
          <w:rFonts w:ascii="Helvetica" w:hAnsi="Helvetica"/>
        </w:rPr>
      </w:pPr>
      <w:r w:rsidRPr="00A844D8">
        <w:rPr>
          <w:rFonts w:ascii="Helvetica" w:eastAsia="Microsoft YaHei" w:hAnsi="Helvetica" w:cs="Microsoft YaHei"/>
          <w:sz w:val="21"/>
          <w:szCs w:val="21"/>
        </w:rPr>
        <w:t xml:space="preserve">All webpages </w:t>
      </w:r>
      <w:r>
        <w:rPr>
          <w:rFonts w:ascii="Helvetica" w:eastAsia="Microsoft YaHei" w:hAnsi="Helvetica" w:cs="Microsoft YaHei"/>
          <w:sz w:val="21"/>
          <w:szCs w:val="21"/>
        </w:rPr>
        <w:t>displayed as intended.</w:t>
      </w:r>
    </w:p>
    <w:p w14:paraId="51EAB92E" w14:textId="77777777" w:rsidR="001B048D" w:rsidRPr="00A844D8" w:rsidRDefault="001B048D" w:rsidP="001B048D">
      <w:pPr>
        <w:rPr>
          <w:rFonts w:ascii="Helvetica" w:hAnsi="Helvetica"/>
        </w:rPr>
      </w:pPr>
    </w:p>
    <w:p w14:paraId="34CEEC48" w14:textId="77777777" w:rsidR="001B048D" w:rsidRPr="00A844D8" w:rsidRDefault="001B048D" w:rsidP="001B048D">
      <w:pPr>
        <w:rPr>
          <w:rFonts w:ascii="Helvetica" w:hAnsi="Helvetica"/>
        </w:rPr>
      </w:pPr>
      <w:r>
        <w:rPr>
          <w:rFonts w:ascii="Helvetica" w:hAnsi="Helvetica"/>
          <w:b/>
          <w:sz w:val="36"/>
          <w:szCs w:val="36"/>
        </w:rPr>
        <w:t>6. Summary</w:t>
      </w:r>
    </w:p>
    <w:p w14:paraId="014B6671" w14:textId="77777777" w:rsidR="001B048D" w:rsidRPr="00A844D8" w:rsidRDefault="001B048D" w:rsidP="001B048D">
      <w:pPr>
        <w:rPr>
          <w:rFonts w:ascii="Helvetica" w:hAnsi="Helvetica"/>
        </w:rPr>
      </w:pPr>
    </w:p>
    <w:p w14:paraId="44A5C030" w14:textId="77777777" w:rsidR="001B048D" w:rsidRPr="00A844D8" w:rsidRDefault="001B048D" w:rsidP="001B048D">
      <w:pPr>
        <w:rPr>
          <w:rFonts w:ascii="Helvetica" w:hAnsi="Helvetica"/>
        </w:rPr>
      </w:pPr>
      <w:r w:rsidRPr="00A844D8">
        <w:rPr>
          <w:rFonts w:ascii="Helvetica" w:hAnsi="Helvetica"/>
          <w:b/>
        </w:rPr>
        <w:t>6.1 URL</w:t>
      </w:r>
    </w:p>
    <w:p w14:paraId="25CAC1B0" w14:textId="77777777" w:rsidR="001B048D" w:rsidRPr="00A844D8" w:rsidRDefault="001B048D" w:rsidP="001B048D">
      <w:pPr>
        <w:rPr>
          <w:rFonts w:ascii="Helvetica" w:hAnsi="Helvetica"/>
        </w:rPr>
      </w:pPr>
      <w:r>
        <w:rPr>
          <w:rFonts w:ascii="Helvetica" w:hAnsi="Helvetica"/>
        </w:rPr>
        <w:t xml:space="preserve">Our in-progress website can be viewed at </w:t>
      </w:r>
      <w:r w:rsidRPr="008726ED">
        <w:rPr>
          <w:rFonts w:ascii="Helvetica" w:hAnsi="Helvetica"/>
        </w:rPr>
        <w:t>http://79.170.40.34/eat.com/</w:t>
      </w:r>
    </w:p>
    <w:p w14:paraId="6E75507B" w14:textId="77777777" w:rsidR="001B048D" w:rsidRPr="00A844D8" w:rsidRDefault="001B048D" w:rsidP="001B048D">
      <w:pPr>
        <w:rPr>
          <w:rFonts w:ascii="Helvetica" w:hAnsi="Helvetica"/>
        </w:rPr>
      </w:pPr>
    </w:p>
    <w:p w14:paraId="259D6CD5" w14:textId="77777777" w:rsidR="001B048D" w:rsidRPr="00A844D8" w:rsidRDefault="001B048D" w:rsidP="001B048D">
      <w:pPr>
        <w:rPr>
          <w:rFonts w:ascii="Helvetica" w:hAnsi="Helvetica"/>
        </w:rPr>
      </w:pPr>
      <w:r w:rsidRPr="00A844D8">
        <w:rPr>
          <w:rFonts w:ascii="Helvetica" w:hAnsi="Helvetica"/>
          <w:b/>
        </w:rPr>
        <w:t xml:space="preserve">6.2. </w:t>
      </w:r>
      <w:r>
        <w:rPr>
          <w:rFonts w:ascii="Helvetica" w:hAnsi="Helvetica"/>
          <w:b/>
        </w:rPr>
        <w:t>Tasks</w:t>
      </w:r>
      <w:r w:rsidRPr="00A844D8">
        <w:rPr>
          <w:rFonts w:ascii="Helvetica" w:hAnsi="Helvetica"/>
          <w:b/>
        </w:rPr>
        <w:t xml:space="preserve"> completed</w:t>
      </w:r>
    </w:p>
    <w:p w14:paraId="2364DB75" w14:textId="77777777" w:rsidR="001B048D" w:rsidRPr="00A844D8" w:rsidRDefault="001B048D" w:rsidP="001B048D">
      <w:pPr>
        <w:rPr>
          <w:rFonts w:ascii="Helvetica" w:hAnsi="Helvetica"/>
        </w:rPr>
      </w:pPr>
      <w:r w:rsidRPr="00A844D8">
        <w:rPr>
          <w:rFonts w:ascii="Helvetica" w:hAnsi="Helvetica"/>
        </w:rPr>
        <w:t>We used GitHub to work together with our conflicting schedules.</w:t>
      </w:r>
    </w:p>
    <w:p w14:paraId="6F43D431" w14:textId="77777777" w:rsidR="001B048D" w:rsidRPr="00A844D8" w:rsidRDefault="001B048D" w:rsidP="001B048D">
      <w:pPr>
        <w:rPr>
          <w:rFonts w:ascii="Helvetica" w:hAnsi="Helvetica"/>
        </w:rPr>
      </w:pPr>
      <w:r w:rsidRPr="00A844D8">
        <w:rPr>
          <w:rFonts w:ascii="Helvetica" w:hAnsi="Helvetica"/>
        </w:rPr>
        <w:t>We have completed the skeleton layout of our websi</w:t>
      </w:r>
      <w:r>
        <w:rPr>
          <w:rFonts w:ascii="Helvetica" w:hAnsi="Helvetica"/>
        </w:rPr>
        <w:t>te including tables and forms, s</w:t>
      </w:r>
      <w:r w:rsidRPr="00A844D8">
        <w:rPr>
          <w:rFonts w:ascii="Helvetica" w:hAnsi="Helvetica"/>
        </w:rPr>
        <w:t>o every page is working functionally, without JavaScript.</w:t>
      </w:r>
    </w:p>
    <w:p w14:paraId="183060F3" w14:textId="77777777" w:rsidR="001B048D" w:rsidRPr="00A844D8" w:rsidRDefault="001B048D" w:rsidP="001B048D">
      <w:pPr>
        <w:rPr>
          <w:rFonts w:ascii="Helvetica" w:hAnsi="Helvetica"/>
        </w:rPr>
      </w:pPr>
      <w:r w:rsidRPr="00A844D8">
        <w:rPr>
          <w:rFonts w:ascii="Helvetica" w:hAnsi="Helvetica"/>
        </w:rPr>
        <w:t>We</w:t>
      </w:r>
      <w:r>
        <w:rPr>
          <w:rFonts w:ascii="Helvetica" w:hAnsi="Helvetica"/>
        </w:rPr>
        <w:t>’ve</w:t>
      </w:r>
      <w:r w:rsidRPr="00A844D8">
        <w:rPr>
          <w:rFonts w:ascii="Helvetica" w:hAnsi="Helvetica"/>
        </w:rPr>
        <w:t xml:space="preserve"> imported the google font Montserrat, and font awesome icons.</w:t>
      </w:r>
    </w:p>
    <w:p w14:paraId="13041B94" w14:textId="314580AC" w:rsidR="001B048D" w:rsidRPr="00A844D8" w:rsidRDefault="001B048D" w:rsidP="001B048D">
      <w:pPr>
        <w:rPr>
          <w:rFonts w:ascii="Helvetica" w:hAnsi="Helvetica"/>
        </w:rPr>
      </w:pPr>
      <w:r w:rsidRPr="00A844D8">
        <w:rPr>
          <w:rFonts w:ascii="Helvetica" w:hAnsi="Helvetica"/>
        </w:rPr>
        <w:t>Our pages are equipped with</w:t>
      </w:r>
      <w:r>
        <w:rPr>
          <w:rFonts w:ascii="Helvetica" w:hAnsi="Helvetica"/>
        </w:rPr>
        <w:t xml:space="preserve"> JavaScript, </w:t>
      </w:r>
      <w:r w:rsidR="002D7C44">
        <w:rPr>
          <w:rFonts w:ascii="Helvetica" w:hAnsi="Helvetica"/>
        </w:rPr>
        <w:t>j</w:t>
      </w:r>
      <w:r>
        <w:rPr>
          <w:rFonts w:ascii="Helvetica" w:hAnsi="Helvetica"/>
        </w:rPr>
        <w:t>Query, and Tether; w</w:t>
      </w:r>
      <w:r w:rsidRPr="00A844D8">
        <w:rPr>
          <w:rFonts w:ascii="Helvetica" w:hAnsi="Helvetica"/>
        </w:rPr>
        <w:t xml:space="preserve">e will be employing these libraries </w:t>
      </w:r>
      <w:r>
        <w:rPr>
          <w:rFonts w:ascii="Helvetica" w:hAnsi="Helvetica"/>
        </w:rPr>
        <w:t>in the next milestone</w:t>
      </w:r>
    </w:p>
    <w:p w14:paraId="1FA2B351" w14:textId="77777777" w:rsidR="001B048D" w:rsidRDefault="001B048D" w:rsidP="001B048D">
      <w:pPr>
        <w:rPr>
          <w:rFonts w:ascii="Helvetica" w:hAnsi="Helvetica"/>
        </w:rPr>
      </w:pPr>
    </w:p>
    <w:p w14:paraId="3FC5E6E5" w14:textId="77777777" w:rsidR="001B048D" w:rsidRPr="00A844D8" w:rsidRDefault="001B048D" w:rsidP="001B048D">
      <w:pPr>
        <w:rPr>
          <w:rFonts w:ascii="Helvetica" w:hAnsi="Helvetica"/>
        </w:rPr>
      </w:pPr>
    </w:p>
    <w:p w14:paraId="2637A913" w14:textId="77777777" w:rsidR="001B048D" w:rsidRPr="00A844D8" w:rsidRDefault="001B048D" w:rsidP="001B048D">
      <w:pPr>
        <w:rPr>
          <w:rFonts w:ascii="Helvetica" w:hAnsi="Helvetica"/>
        </w:rPr>
      </w:pPr>
      <w:r>
        <w:rPr>
          <w:rFonts w:ascii="Helvetica" w:hAnsi="Helvetica"/>
          <w:b/>
        </w:rPr>
        <w:t>6.3</w:t>
      </w:r>
      <w:r w:rsidRPr="00A844D8">
        <w:rPr>
          <w:rFonts w:ascii="Helvetica" w:hAnsi="Helvetica"/>
          <w:b/>
        </w:rPr>
        <w:t xml:space="preserve"> Issues Encountered</w:t>
      </w:r>
    </w:p>
    <w:p w14:paraId="405DF520" w14:textId="77777777" w:rsidR="001B048D" w:rsidRDefault="001B048D" w:rsidP="001B048D">
      <w:pPr>
        <w:rPr>
          <w:rFonts w:ascii="Helvetica" w:hAnsi="Helvetica"/>
        </w:rPr>
      </w:pPr>
      <w:r w:rsidRPr="00A844D8">
        <w:rPr>
          <w:rFonts w:ascii="Helvetica" w:hAnsi="Helvetica"/>
        </w:rPr>
        <w:t>We encountered an issue on IE9 where a display bullet was not displaying properly. This was fixed using the &amp;bull; entity.</w:t>
      </w:r>
    </w:p>
    <w:p w14:paraId="6F91A171" w14:textId="77777777" w:rsidR="001B048D" w:rsidRPr="00A844D8" w:rsidRDefault="001B048D" w:rsidP="001B048D">
      <w:pPr>
        <w:rPr>
          <w:rFonts w:ascii="Helvetica" w:hAnsi="Helvetica"/>
        </w:rPr>
      </w:pPr>
      <w:r>
        <w:rPr>
          <w:rFonts w:ascii="Helvetica" w:hAnsi="Helvetica"/>
        </w:rPr>
        <w:t>Some small validator errors on a few pages.</w:t>
      </w:r>
    </w:p>
    <w:p w14:paraId="40EB5D91" w14:textId="77777777" w:rsidR="001B048D" w:rsidRPr="00A844D8" w:rsidRDefault="001B048D" w:rsidP="001B048D">
      <w:pPr>
        <w:rPr>
          <w:rFonts w:ascii="Helvetica" w:hAnsi="Helvetica"/>
        </w:rPr>
      </w:pPr>
    </w:p>
    <w:p w14:paraId="207164B6" w14:textId="77777777" w:rsidR="001B048D" w:rsidRPr="00A844D8" w:rsidRDefault="001B048D" w:rsidP="001B048D">
      <w:pPr>
        <w:rPr>
          <w:rFonts w:ascii="Helvetica" w:hAnsi="Helvetica"/>
        </w:rPr>
      </w:pPr>
      <w:r>
        <w:rPr>
          <w:rFonts w:ascii="Helvetica" w:hAnsi="Helvetica"/>
          <w:b/>
        </w:rPr>
        <w:t>6.4</w:t>
      </w:r>
      <w:r w:rsidRPr="00A844D8">
        <w:rPr>
          <w:rFonts w:ascii="Helvetica" w:hAnsi="Helvetica"/>
          <w:b/>
        </w:rPr>
        <w:t xml:space="preserve"> Outstanding Work</w:t>
      </w:r>
    </w:p>
    <w:p w14:paraId="39315636" w14:textId="77777777" w:rsidR="001B048D" w:rsidRPr="00A844D8" w:rsidRDefault="001B048D" w:rsidP="001B048D">
      <w:pPr>
        <w:rPr>
          <w:rFonts w:ascii="Helvetica" w:hAnsi="Helvetica"/>
        </w:rPr>
      </w:pPr>
      <w:r w:rsidRPr="00A844D8">
        <w:rPr>
          <w:rFonts w:ascii="Helvetica" w:hAnsi="Helvetica"/>
        </w:rPr>
        <w:lastRenderedPageBreak/>
        <w:t xml:space="preserve">For next </w:t>
      </w:r>
      <w:r>
        <w:rPr>
          <w:rFonts w:ascii="Helvetica" w:hAnsi="Helvetica"/>
        </w:rPr>
        <w:t>the milestone we will add favicons, content, colour, and</w:t>
      </w:r>
      <w:r w:rsidRPr="00A844D8">
        <w:rPr>
          <w:rFonts w:ascii="Helvetica" w:hAnsi="Helvetica"/>
        </w:rPr>
        <w:t xml:space="preserve"> complete all JavaScript dependent functionality and ensure full validation of our web pages. The subsequent milestone will require us to use a MySQL database to store users and forum posts.</w:t>
      </w:r>
    </w:p>
    <w:p w14:paraId="34C52305" w14:textId="77777777" w:rsidR="001B048D" w:rsidRPr="00A844D8" w:rsidRDefault="001B048D" w:rsidP="001B048D">
      <w:pPr>
        <w:rPr>
          <w:rFonts w:ascii="Helvetica" w:hAnsi="Helvetica"/>
        </w:rPr>
      </w:pPr>
    </w:p>
    <w:p w14:paraId="09DD42A6" w14:textId="77777777" w:rsidR="001B048D" w:rsidRDefault="001B048D" w:rsidP="001B048D">
      <w:pPr>
        <w:rPr>
          <w:rFonts w:ascii="Helvetica" w:hAnsi="Helvetica"/>
        </w:rPr>
      </w:pPr>
      <w:r>
        <w:rPr>
          <w:rFonts w:ascii="Helvetica" w:hAnsi="Helvetica"/>
        </w:rPr>
        <w:t xml:space="preserve">Some pages do not validate completely due to reasons including: improper nesting of anchor elements, and not accepting ‘ | ‘ in the import statement: </w:t>
      </w:r>
      <w:r w:rsidRPr="00310EE1">
        <w:rPr>
          <w:rFonts w:ascii="Helvetica" w:hAnsi="Helvetica"/>
        </w:rPr>
        <w:t xml:space="preserve">&lt;link </w:t>
      </w:r>
      <w:proofErr w:type="spellStart"/>
      <w:r w:rsidRPr="00310EE1">
        <w:rPr>
          <w:rFonts w:ascii="Helvetica" w:hAnsi="Helvetica"/>
        </w:rPr>
        <w:t>href</w:t>
      </w:r>
      <w:proofErr w:type="spellEnd"/>
      <w:r w:rsidRPr="00310EE1">
        <w:rPr>
          <w:rFonts w:ascii="Helvetica" w:hAnsi="Helvetica"/>
        </w:rPr>
        <w:t>=</w:t>
      </w:r>
    </w:p>
    <w:p w14:paraId="085286E4" w14:textId="77777777" w:rsidR="001B048D" w:rsidRPr="00A844D8" w:rsidRDefault="001B048D" w:rsidP="001B048D">
      <w:pPr>
        <w:rPr>
          <w:rFonts w:ascii="Helvetica" w:hAnsi="Helvetica"/>
        </w:rPr>
      </w:pPr>
      <w:r w:rsidRPr="00310EE1">
        <w:rPr>
          <w:rFonts w:ascii="Helvetica" w:hAnsi="Helvetica"/>
        </w:rPr>
        <w:t xml:space="preserve">"https://fonts.googleapis.com/css?family=Montserrat|Open+Sans|Roboto" </w:t>
      </w:r>
      <w:proofErr w:type="spellStart"/>
      <w:r w:rsidRPr="00310EE1">
        <w:rPr>
          <w:rFonts w:ascii="Helvetica" w:hAnsi="Helvetica"/>
        </w:rPr>
        <w:t>rel</w:t>
      </w:r>
      <w:proofErr w:type="spellEnd"/>
      <w:r w:rsidRPr="00310EE1">
        <w:rPr>
          <w:rFonts w:ascii="Helvetica" w:hAnsi="Helvetica"/>
        </w:rPr>
        <w:t>="stylesheet"&gt;</w:t>
      </w:r>
    </w:p>
    <w:p w14:paraId="603C78F6" w14:textId="77777777" w:rsidR="001B048D" w:rsidRPr="00A844D8" w:rsidRDefault="001B048D" w:rsidP="001B048D">
      <w:pPr>
        <w:rPr>
          <w:rFonts w:ascii="Helvetica" w:hAnsi="Helvetica"/>
        </w:rPr>
      </w:pPr>
    </w:p>
    <w:p w14:paraId="0AF96DDB" w14:textId="77777777" w:rsidR="001B048D" w:rsidRPr="00A844D8" w:rsidRDefault="001B048D" w:rsidP="001B048D">
      <w:pPr>
        <w:rPr>
          <w:rFonts w:ascii="Helvetica" w:hAnsi="Helvetica"/>
        </w:rPr>
      </w:pPr>
      <w:r>
        <w:rPr>
          <w:rFonts w:ascii="Helvetica" w:hAnsi="Helvetica"/>
          <w:b/>
        </w:rPr>
        <w:t>6.5 Screenshots</w:t>
      </w:r>
    </w:p>
    <w:p w14:paraId="1DF82109" w14:textId="77777777" w:rsidR="001B048D" w:rsidRPr="00A844D8" w:rsidRDefault="001B048D" w:rsidP="001B048D">
      <w:pPr>
        <w:rPr>
          <w:rFonts w:ascii="Helvetica" w:hAnsi="Helvetica"/>
        </w:rPr>
      </w:pPr>
    </w:p>
    <w:p w14:paraId="53180BC4" w14:textId="77777777" w:rsidR="001B048D" w:rsidRDefault="001B048D" w:rsidP="001B048D">
      <w:pPr>
        <w:rPr>
          <w:rFonts w:ascii="Helvetica" w:hAnsi="Helvetica"/>
        </w:rPr>
      </w:pPr>
      <w:r>
        <w:rPr>
          <w:rFonts w:ascii="Helvetica" w:hAnsi="Helvetica"/>
          <w:noProof/>
          <w:lang w:eastAsia="en-CA"/>
        </w:rPr>
        <w:drawing>
          <wp:inline distT="0" distB="0" distL="0" distR="0" wp14:anchorId="0B3964C6" wp14:editId="33DBAFA9">
            <wp:extent cx="5716905" cy="4341495"/>
            <wp:effectExtent l="0" t="0" r="0" b="1905"/>
            <wp:docPr id="1787199462" name="Picture 1787199462" descr="C:\Users\ceres\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res\Desktop\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4341495"/>
                    </a:xfrm>
                    <a:prstGeom prst="rect">
                      <a:avLst/>
                    </a:prstGeom>
                    <a:noFill/>
                    <a:ln>
                      <a:noFill/>
                    </a:ln>
                  </pic:spPr>
                </pic:pic>
              </a:graphicData>
            </a:graphic>
          </wp:inline>
        </w:drawing>
      </w:r>
    </w:p>
    <w:p w14:paraId="5C885291" w14:textId="77777777" w:rsidR="001B048D" w:rsidRDefault="001B048D" w:rsidP="001B048D">
      <w:pPr>
        <w:rPr>
          <w:rFonts w:ascii="Helvetica" w:hAnsi="Helvetica"/>
        </w:rPr>
      </w:pPr>
      <w:r>
        <w:rPr>
          <w:rFonts w:ascii="Helvetica" w:hAnsi="Helvetica"/>
        </w:rPr>
        <w:t xml:space="preserve">Figure 1: Screenshot of home page. We intend to have a clickable image of earth with animations. </w:t>
      </w:r>
    </w:p>
    <w:p w14:paraId="74D461E2" w14:textId="77777777" w:rsidR="001B048D" w:rsidRDefault="001B048D" w:rsidP="001B048D">
      <w:pPr>
        <w:rPr>
          <w:rFonts w:ascii="Helvetica" w:hAnsi="Helvetica"/>
        </w:rPr>
      </w:pPr>
    </w:p>
    <w:p w14:paraId="12BC19CF" w14:textId="77777777" w:rsidR="001B048D" w:rsidRDefault="001B048D" w:rsidP="001B048D">
      <w:pPr>
        <w:rPr>
          <w:rFonts w:ascii="Helvetica" w:hAnsi="Helvetica"/>
        </w:rPr>
      </w:pPr>
    </w:p>
    <w:p w14:paraId="5536D3AB" w14:textId="77777777" w:rsidR="001B048D" w:rsidRDefault="001B048D" w:rsidP="001B048D">
      <w:pPr>
        <w:rPr>
          <w:rFonts w:ascii="Helvetica" w:hAnsi="Helvetica"/>
        </w:rPr>
      </w:pPr>
    </w:p>
    <w:p w14:paraId="33632D2D" w14:textId="77777777" w:rsidR="001B048D" w:rsidRDefault="001B048D" w:rsidP="001B048D">
      <w:pPr>
        <w:rPr>
          <w:rFonts w:ascii="Helvetica" w:hAnsi="Helvetica"/>
        </w:rPr>
      </w:pPr>
    </w:p>
    <w:p w14:paraId="7EC8D9F5" w14:textId="77777777" w:rsidR="001B048D" w:rsidRDefault="001B048D" w:rsidP="001B048D">
      <w:pPr>
        <w:rPr>
          <w:rFonts w:ascii="Helvetica" w:hAnsi="Helvetica"/>
        </w:rPr>
      </w:pPr>
    </w:p>
    <w:p w14:paraId="7A5E7832" w14:textId="77777777" w:rsidR="001B048D" w:rsidRDefault="001B048D" w:rsidP="001B048D">
      <w:pPr>
        <w:rPr>
          <w:rFonts w:ascii="Helvetica" w:hAnsi="Helvetica"/>
        </w:rPr>
      </w:pPr>
      <w:r>
        <w:rPr>
          <w:rFonts w:ascii="Helvetica" w:hAnsi="Helvetica"/>
          <w:noProof/>
          <w:lang w:eastAsia="en-CA"/>
        </w:rPr>
        <w:drawing>
          <wp:inline distT="0" distB="0" distL="0" distR="0" wp14:anchorId="0DEEB4EC" wp14:editId="199F8300">
            <wp:extent cx="5716905" cy="3156585"/>
            <wp:effectExtent l="0" t="0" r="0" b="5715"/>
            <wp:docPr id="1787199463" name="Picture 1787199463" descr="C:\Users\ceres\Desktop\wOfzD4wcXnhc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res\Desktop\wOfzD4wcXnhcQAAAABJRU5ErkJgg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3156585"/>
                    </a:xfrm>
                    <a:prstGeom prst="rect">
                      <a:avLst/>
                    </a:prstGeom>
                    <a:noFill/>
                    <a:ln>
                      <a:noFill/>
                    </a:ln>
                  </pic:spPr>
                </pic:pic>
              </a:graphicData>
            </a:graphic>
          </wp:inline>
        </w:drawing>
      </w:r>
    </w:p>
    <w:p w14:paraId="15362175" w14:textId="77777777" w:rsidR="001B048D" w:rsidRDefault="001B048D" w:rsidP="001B048D">
      <w:pPr>
        <w:rPr>
          <w:rFonts w:ascii="Helvetica" w:hAnsi="Helvetica"/>
        </w:rPr>
      </w:pPr>
      <w:r>
        <w:rPr>
          <w:rFonts w:ascii="Helvetica" w:hAnsi="Helvetica"/>
        </w:rPr>
        <w:t>Figure 2: Screenshot of contact.html with a functioning form</w:t>
      </w:r>
    </w:p>
    <w:p w14:paraId="58AE52C1" w14:textId="77777777" w:rsidR="001B048D" w:rsidRDefault="001B048D" w:rsidP="001B048D">
      <w:pPr>
        <w:rPr>
          <w:rFonts w:ascii="Helvetica" w:hAnsi="Helvetica"/>
        </w:rPr>
      </w:pPr>
    </w:p>
    <w:p w14:paraId="32A99A5E" w14:textId="77777777" w:rsidR="001B048D" w:rsidRDefault="001B048D" w:rsidP="001B048D">
      <w:pPr>
        <w:rPr>
          <w:rFonts w:ascii="Helvetica" w:hAnsi="Helvetica"/>
        </w:rPr>
      </w:pPr>
    </w:p>
    <w:p w14:paraId="2F93E356" w14:textId="77777777" w:rsidR="001B048D" w:rsidRDefault="001B048D" w:rsidP="001B048D">
      <w:pPr>
        <w:rPr>
          <w:rFonts w:ascii="Helvetica" w:hAnsi="Helvetica"/>
        </w:rPr>
      </w:pPr>
      <w:r>
        <w:rPr>
          <w:rFonts w:ascii="Helvetica" w:hAnsi="Helvetica"/>
          <w:noProof/>
          <w:lang w:eastAsia="en-CA"/>
        </w:rPr>
        <w:drawing>
          <wp:inline distT="0" distB="0" distL="0" distR="0" wp14:anchorId="1771527F" wp14:editId="71768E27">
            <wp:extent cx="5716905" cy="3204210"/>
            <wp:effectExtent l="0" t="0" r="0" b="0"/>
            <wp:docPr id="1787199464" name="Picture 1787199464" descr="C:\Users\ceres\Desktop\AQkj7C5rjYrq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res\Desktop\AQkj7C5rjYrqAAAAAElFTkSuQm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3204210"/>
                    </a:xfrm>
                    <a:prstGeom prst="rect">
                      <a:avLst/>
                    </a:prstGeom>
                    <a:noFill/>
                    <a:ln>
                      <a:noFill/>
                    </a:ln>
                  </pic:spPr>
                </pic:pic>
              </a:graphicData>
            </a:graphic>
          </wp:inline>
        </w:drawing>
      </w:r>
    </w:p>
    <w:p w14:paraId="34C76FF7" w14:textId="63ABBC0E" w:rsidR="001B048D" w:rsidRPr="003B0EFB" w:rsidRDefault="001B048D" w:rsidP="0009220E">
      <w:pPr>
        <w:rPr>
          <w:rFonts w:ascii="Helvetica" w:hAnsi="Helvetica"/>
        </w:rPr>
      </w:pPr>
      <w:r>
        <w:rPr>
          <w:rFonts w:ascii="Helvetica" w:hAnsi="Helvetica"/>
        </w:rPr>
        <w:t>Figure 3: Screenshot of foru</w:t>
      </w:r>
      <w:r w:rsidR="003B0EFB">
        <w:rPr>
          <w:rFonts w:ascii="Helvetica" w:hAnsi="Helvetica"/>
        </w:rPr>
        <w:t>m.html showcasing use of a table</w:t>
      </w:r>
    </w:p>
    <w:sectPr w:rsidR="001B048D" w:rsidRPr="003B0EFB" w:rsidSect="00E641C7">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宋体">
    <w:altName w:val="SimSun"/>
    <w:panose1 w:val="00000000000000000000"/>
    <w:charset w:val="86"/>
    <w:family w:val="roman"/>
    <w:notTrueType/>
    <w:pitch w:val="default"/>
  </w:font>
  <w:font w:name="Microsoft YaHei">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C33EE"/>
    <w:multiLevelType w:val="multilevel"/>
    <w:tmpl w:val="FDB465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EA25DBF"/>
    <w:multiLevelType w:val="hybridMultilevel"/>
    <w:tmpl w:val="89CE15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1A8626B"/>
    <w:multiLevelType w:val="hybridMultilevel"/>
    <w:tmpl w:val="CA469B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5E3132A"/>
    <w:multiLevelType w:val="multilevel"/>
    <w:tmpl w:val="E3908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73C80A8B"/>
    <w:multiLevelType w:val="multilevel"/>
    <w:tmpl w:val="6C182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3"/>
  </w:num>
  <w:num w:numId="3">
    <w:abstractNumId w:val="0"/>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ixxe@gmail.com">
    <w15:presenceInfo w15:providerId="Windows Live" w15:userId="668a53c2d708f1b7"/>
  </w15:person>
  <w15:person w15:author="Hao Guan">
    <w15:presenceInfo w15:providerId="Windows Live" w15:userId="4d8e2953fe927c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5DC"/>
    <w:rsid w:val="00062D32"/>
    <w:rsid w:val="000729DB"/>
    <w:rsid w:val="0009220E"/>
    <w:rsid w:val="0009679F"/>
    <w:rsid w:val="00102B81"/>
    <w:rsid w:val="001343E0"/>
    <w:rsid w:val="001B048D"/>
    <w:rsid w:val="00222437"/>
    <w:rsid w:val="00250170"/>
    <w:rsid w:val="00254415"/>
    <w:rsid w:val="00280C18"/>
    <w:rsid w:val="00281610"/>
    <w:rsid w:val="002A11B6"/>
    <w:rsid w:val="002B34B1"/>
    <w:rsid w:val="002D7360"/>
    <w:rsid w:val="002D7C44"/>
    <w:rsid w:val="00315266"/>
    <w:rsid w:val="00320D90"/>
    <w:rsid w:val="0035103A"/>
    <w:rsid w:val="003825DC"/>
    <w:rsid w:val="003B0EFB"/>
    <w:rsid w:val="003B72ED"/>
    <w:rsid w:val="003C0963"/>
    <w:rsid w:val="00403CA8"/>
    <w:rsid w:val="00412721"/>
    <w:rsid w:val="00436BC1"/>
    <w:rsid w:val="004C63A5"/>
    <w:rsid w:val="004D3FC2"/>
    <w:rsid w:val="005748BC"/>
    <w:rsid w:val="005759DA"/>
    <w:rsid w:val="005C1FB3"/>
    <w:rsid w:val="005D7661"/>
    <w:rsid w:val="00647CF1"/>
    <w:rsid w:val="00666589"/>
    <w:rsid w:val="006B3A1F"/>
    <w:rsid w:val="006D2306"/>
    <w:rsid w:val="006E0FE7"/>
    <w:rsid w:val="0076066F"/>
    <w:rsid w:val="00774B73"/>
    <w:rsid w:val="00786983"/>
    <w:rsid w:val="007E540A"/>
    <w:rsid w:val="00853F4C"/>
    <w:rsid w:val="00990A82"/>
    <w:rsid w:val="009D0695"/>
    <w:rsid w:val="00A13719"/>
    <w:rsid w:val="00A3099D"/>
    <w:rsid w:val="00A6014F"/>
    <w:rsid w:val="00A80B0F"/>
    <w:rsid w:val="00A831A1"/>
    <w:rsid w:val="00AD24FE"/>
    <w:rsid w:val="00B3229D"/>
    <w:rsid w:val="00BD65D2"/>
    <w:rsid w:val="00BF2830"/>
    <w:rsid w:val="00C045A4"/>
    <w:rsid w:val="00C21B3D"/>
    <w:rsid w:val="00C30E40"/>
    <w:rsid w:val="00C61501"/>
    <w:rsid w:val="00C71EE6"/>
    <w:rsid w:val="00C9393E"/>
    <w:rsid w:val="00CD1409"/>
    <w:rsid w:val="00CD4D55"/>
    <w:rsid w:val="00D94F69"/>
    <w:rsid w:val="00DA5090"/>
    <w:rsid w:val="00DB03C5"/>
    <w:rsid w:val="00DB40DF"/>
    <w:rsid w:val="00DC37F6"/>
    <w:rsid w:val="00E17DDA"/>
    <w:rsid w:val="00E33824"/>
    <w:rsid w:val="00E641C7"/>
    <w:rsid w:val="00E726BE"/>
    <w:rsid w:val="00E83048"/>
    <w:rsid w:val="00ED29C9"/>
    <w:rsid w:val="00ED3B44"/>
    <w:rsid w:val="00F3783E"/>
    <w:rsid w:val="00F552F7"/>
    <w:rsid w:val="00F5539B"/>
    <w:rsid w:val="00F716DA"/>
    <w:rsid w:val="00F870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3902"/>
  <w15:chartTrackingRefBased/>
  <w15:docId w15:val="{DFCE76D4-1F4F-4973-9620-4736E2995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5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next w:val="Normal"/>
    <w:link w:val="Heading7Char"/>
    <w:uiPriority w:val="9"/>
    <w:unhideWhenUsed/>
    <w:qFormat/>
    <w:rsid w:val="00222437"/>
    <w:pPr>
      <w:keepNext/>
      <w:keepLines/>
      <w:spacing w:before="40" w:after="0" w:line="276" w:lineRule="auto"/>
      <w:outlineLvl w:val="6"/>
    </w:pPr>
    <w:rPr>
      <w:rFonts w:asciiTheme="majorHAnsi" w:eastAsiaTheme="majorEastAsia" w:hAnsiTheme="majorHAnsi" w:cstheme="majorBidi"/>
      <w:i/>
      <w:iCs/>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82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641C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641C7"/>
    <w:rPr>
      <w:rFonts w:eastAsiaTheme="minorEastAsia"/>
      <w:lang w:val="en-US" w:eastAsia="zh-CN"/>
    </w:rPr>
  </w:style>
  <w:style w:type="character" w:customStyle="1" w:styleId="Heading1Char">
    <w:name w:val="Heading 1 Char"/>
    <w:basedOn w:val="DefaultParagraphFont"/>
    <w:link w:val="Heading1"/>
    <w:uiPriority w:val="9"/>
    <w:rsid w:val="007E540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540A"/>
    <w:pPr>
      <w:outlineLvl w:val="9"/>
    </w:pPr>
    <w:rPr>
      <w:lang w:val="en-US"/>
    </w:rPr>
  </w:style>
  <w:style w:type="character" w:customStyle="1" w:styleId="Heading2Char">
    <w:name w:val="Heading 2 Char"/>
    <w:basedOn w:val="DefaultParagraphFont"/>
    <w:link w:val="Heading2"/>
    <w:uiPriority w:val="9"/>
    <w:rsid w:val="007E540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15266"/>
    <w:pPr>
      <w:spacing w:after="100"/>
    </w:pPr>
  </w:style>
  <w:style w:type="paragraph" w:styleId="TOC2">
    <w:name w:val="toc 2"/>
    <w:basedOn w:val="Normal"/>
    <w:next w:val="Normal"/>
    <w:autoRedefine/>
    <w:uiPriority w:val="39"/>
    <w:unhideWhenUsed/>
    <w:rsid w:val="00315266"/>
    <w:pPr>
      <w:spacing w:after="100"/>
      <w:ind w:left="220"/>
    </w:pPr>
  </w:style>
  <w:style w:type="character" w:styleId="Hyperlink">
    <w:name w:val="Hyperlink"/>
    <w:basedOn w:val="DefaultParagraphFont"/>
    <w:uiPriority w:val="99"/>
    <w:unhideWhenUsed/>
    <w:rsid w:val="00315266"/>
    <w:rPr>
      <w:color w:val="0563C1" w:themeColor="hyperlink"/>
      <w:u w:val="single"/>
    </w:rPr>
  </w:style>
  <w:style w:type="character" w:customStyle="1" w:styleId="Heading7Char">
    <w:name w:val="Heading 7 Char"/>
    <w:basedOn w:val="DefaultParagraphFont"/>
    <w:link w:val="Heading7"/>
    <w:uiPriority w:val="9"/>
    <w:rsid w:val="00222437"/>
    <w:rPr>
      <w:rFonts w:asciiTheme="majorHAnsi" w:eastAsiaTheme="majorEastAsia" w:hAnsiTheme="majorHAnsi" w:cstheme="majorBidi"/>
      <w:i/>
      <w:iCs/>
      <w:color w:val="1F3763" w:themeColor="accent1" w:themeShade="7F"/>
      <w:lang w:val="en-US"/>
    </w:rPr>
  </w:style>
  <w:style w:type="paragraph" w:styleId="BalloonText">
    <w:name w:val="Balloon Text"/>
    <w:basedOn w:val="Normal"/>
    <w:link w:val="BalloonTextChar"/>
    <w:uiPriority w:val="99"/>
    <w:semiHidden/>
    <w:unhideWhenUsed/>
    <w:rsid w:val="002224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437"/>
    <w:rPr>
      <w:rFonts w:ascii="Segoe UI" w:hAnsi="Segoe UI" w:cs="Segoe UI"/>
      <w:sz w:val="18"/>
      <w:szCs w:val="18"/>
    </w:rPr>
  </w:style>
  <w:style w:type="paragraph" w:styleId="ListParagraph">
    <w:name w:val="List Paragraph"/>
    <w:basedOn w:val="Normal"/>
    <w:uiPriority w:val="34"/>
    <w:qFormat/>
    <w:rsid w:val="004D3F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1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0FDE6-7755-4BC7-9208-C1E4F2B2A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2447</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Milestone 4</vt:lpstr>
    </vt:vector>
  </TitlesOfParts>
  <Company/>
  <LinksUpToDate>false</LinksUpToDate>
  <CharactersWithSpaces>16369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4</dc:title>
  <dc:subject>Comp 1536</dc:subject>
  <dc:creator>clixxe@gmail.com</dc:creator>
  <cp:keywords/>
  <dc:description/>
  <cp:lastModifiedBy>clixxe@gmail.com</cp:lastModifiedBy>
  <cp:revision>69</cp:revision>
  <dcterms:created xsi:type="dcterms:W3CDTF">2017-03-17T04:43:00Z</dcterms:created>
  <dcterms:modified xsi:type="dcterms:W3CDTF">2017-03-24T05:30:00Z</dcterms:modified>
</cp:coreProperties>
</file>